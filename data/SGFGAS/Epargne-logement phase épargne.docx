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D0622" w14:textId="7CD8C448" w:rsidR="0028393A" w:rsidRDefault="0028393A">
      <w:bookmarkStart w:id="0" w:name="_GoBack"/>
      <w:bookmarkEnd w:id="0"/>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70" w:type="dxa"/>
          <w:right w:w="70" w:type="dxa"/>
        </w:tblCellMar>
        <w:tblLook w:val="0000" w:firstRow="0" w:lastRow="0" w:firstColumn="0" w:lastColumn="0" w:noHBand="0" w:noVBand="0"/>
      </w:tblPr>
      <w:tblGrid>
        <w:gridCol w:w="1630"/>
        <w:gridCol w:w="7580"/>
      </w:tblGrid>
      <w:tr w:rsidR="003F17D0" w:rsidRPr="003F17D0" w14:paraId="70F8387D" w14:textId="77777777" w:rsidTr="009145E7">
        <w:trPr>
          <w:cantSplit/>
        </w:trPr>
        <w:tc>
          <w:tcPr>
            <w:tcW w:w="9210" w:type="dxa"/>
            <w:gridSpan w:val="2"/>
            <w:shd w:val="clear" w:color="auto" w:fill="D9D9D9"/>
          </w:tcPr>
          <w:p w14:paraId="6857414E" w14:textId="3D4ED8B6" w:rsidR="003F17D0" w:rsidRPr="003F17D0" w:rsidRDefault="003F17D0" w:rsidP="003F17D0">
            <w:pPr>
              <w:spacing w:before="60" w:after="60"/>
              <w:ind w:left="0" w:firstLine="0"/>
              <w:rPr>
                <w:rFonts w:ascii="CG Omega" w:eastAsia="Times New Roman" w:hAnsi="CG Omega" w:cs="Times New Roman"/>
                <w:i/>
                <w:szCs w:val="20"/>
              </w:rPr>
            </w:pPr>
            <w:r w:rsidRPr="003F17D0">
              <w:rPr>
                <w:rFonts w:ascii="CG Omega" w:eastAsia="Times New Roman" w:hAnsi="CG Omega" w:cs="Times New Roman"/>
                <w:i/>
                <w:szCs w:val="20"/>
              </w:rPr>
              <w:t xml:space="preserve">Dernière mise à jour de cette fiche : </w:t>
            </w:r>
            <w:r w:rsidR="00C36B4F">
              <w:rPr>
                <w:rFonts w:ascii="CG Omega" w:eastAsia="Times New Roman" w:hAnsi="CG Omega" w:cs="Times New Roman"/>
                <w:i/>
                <w:szCs w:val="20"/>
              </w:rPr>
              <w:t>8</w:t>
            </w:r>
            <w:r w:rsidR="00A442C2">
              <w:rPr>
                <w:rFonts w:ascii="CG Omega" w:eastAsia="Times New Roman" w:hAnsi="CG Omega" w:cs="Times New Roman"/>
                <w:i/>
                <w:szCs w:val="20"/>
              </w:rPr>
              <w:t xml:space="preserve"> février 20</w:t>
            </w:r>
            <w:r w:rsidR="00C36B4F">
              <w:rPr>
                <w:rFonts w:ascii="CG Omega" w:eastAsia="Times New Roman" w:hAnsi="CG Omega" w:cs="Times New Roman"/>
                <w:i/>
                <w:szCs w:val="20"/>
              </w:rPr>
              <w:t>21</w:t>
            </w:r>
          </w:p>
          <w:p w14:paraId="76713B2E" w14:textId="77777777" w:rsidR="003F17D0" w:rsidRPr="003F17D0" w:rsidRDefault="003F17D0" w:rsidP="003F17D0">
            <w:pPr>
              <w:spacing w:before="60" w:after="60"/>
              <w:ind w:left="0" w:firstLine="0"/>
              <w:jc w:val="center"/>
              <w:rPr>
                <w:rFonts w:ascii="CG Omega" w:eastAsia="Times New Roman" w:hAnsi="CG Omega" w:cs="Times New Roman"/>
                <w:b/>
                <w:bCs/>
                <w:i/>
                <w:iCs/>
                <w:szCs w:val="20"/>
              </w:rPr>
            </w:pPr>
          </w:p>
        </w:tc>
      </w:tr>
      <w:tr w:rsidR="00C36B4F" w14:paraId="6290279A" w14:textId="77777777" w:rsidTr="00C36B4F">
        <w:tc>
          <w:tcPr>
            <w:tcW w:w="1630" w:type="dxa"/>
            <w:tcBorders>
              <w:top w:val="double" w:sz="4" w:space="0" w:color="auto"/>
              <w:left w:val="double" w:sz="4" w:space="0" w:color="auto"/>
              <w:bottom w:val="double" w:sz="4" w:space="0" w:color="auto"/>
              <w:right w:val="double" w:sz="4" w:space="0" w:color="auto"/>
            </w:tcBorders>
          </w:tcPr>
          <w:p w14:paraId="2F7957D5" w14:textId="77777777" w:rsidR="00C36B4F" w:rsidRDefault="00C36B4F">
            <w:pPr>
              <w:ind w:left="0" w:firstLine="0"/>
              <w:rPr>
                <w:rFonts w:ascii="CG Omega" w:eastAsia="Times New Roman" w:hAnsi="CG Omega" w:cs="Times New Roman"/>
                <w:i/>
                <w:iCs/>
                <w:szCs w:val="20"/>
              </w:rPr>
            </w:pPr>
            <w:r>
              <w:rPr>
                <w:rFonts w:ascii="CG Omega" w:eastAsia="Times New Roman" w:hAnsi="CG Omega" w:cs="Times New Roman"/>
                <w:i/>
                <w:iCs/>
                <w:szCs w:val="20"/>
              </w:rPr>
              <w:t>08/02/2021</w:t>
            </w:r>
          </w:p>
        </w:tc>
        <w:tc>
          <w:tcPr>
            <w:tcW w:w="7580" w:type="dxa"/>
            <w:tcBorders>
              <w:top w:val="double" w:sz="4" w:space="0" w:color="auto"/>
              <w:left w:val="double" w:sz="4" w:space="0" w:color="auto"/>
              <w:bottom w:val="double" w:sz="4" w:space="0" w:color="auto"/>
              <w:right w:val="double" w:sz="4" w:space="0" w:color="auto"/>
            </w:tcBorders>
          </w:tcPr>
          <w:p w14:paraId="5D2B5607" w14:textId="77777777" w:rsidR="00C36B4F" w:rsidRDefault="00C36B4F">
            <w:pPr>
              <w:ind w:left="0" w:right="283" w:firstLine="0"/>
              <w:rPr>
                <w:rFonts w:ascii="CG Omega" w:eastAsia="Times New Roman" w:hAnsi="CG Omega" w:cs="Times New Roman"/>
                <w:i/>
                <w:szCs w:val="20"/>
              </w:rPr>
            </w:pPr>
            <w:r>
              <w:rPr>
                <w:rFonts w:ascii="CG Omega" w:eastAsia="Times New Roman" w:hAnsi="CG Omega" w:cs="Times New Roman"/>
                <w:i/>
                <w:szCs w:val="20"/>
              </w:rPr>
              <w:t>Mise à jour des liens de la documentation juridique consécutive à une migration du site Légifrance</w:t>
            </w:r>
          </w:p>
        </w:tc>
      </w:tr>
      <w:tr w:rsidR="00F95018" w:rsidRPr="003F17D0" w14:paraId="0D0D8D19" w14:textId="77777777" w:rsidTr="009145E7">
        <w:tc>
          <w:tcPr>
            <w:tcW w:w="1630" w:type="dxa"/>
          </w:tcPr>
          <w:p w14:paraId="1BC66268" w14:textId="005D76B7" w:rsidR="00F95018" w:rsidRDefault="007D311C" w:rsidP="00F95018">
            <w:pPr>
              <w:ind w:left="0" w:firstLine="0"/>
              <w:rPr>
                <w:rFonts w:ascii="CG Omega" w:eastAsia="Times New Roman" w:hAnsi="CG Omega" w:cs="Times New Roman"/>
                <w:i/>
                <w:iCs/>
                <w:szCs w:val="20"/>
              </w:rPr>
            </w:pPr>
            <w:r>
              <w:rPr>
                <w:rFonts w:ascii="CG Omega" w:eastAsia="Times New Roman" w:hAnsi="CG Omega" w:cs="Times New Roman"/>
                <w:i/>
                <w:iCs/>
                <w:szCs w:val="20"/>
              </w:rPr>
              <w:t>02/02</w:t>
            </w:r>
            <w:r w:rsidR="00F95018">
              <w:rPr>
                <w:rFonts w:ascii="CG Omega" w:eastAsia="Times New Roman" w:hAnsi="CG Omega" w:cs="Times New Roman"/>
                <w:i/>
                <w:iCs/>
                <w:szCs w:val="20"/>
              </w:rPr>
              <w:t>/2018</w:t>
            </w:r>
          </w:p>
        </w:tc>
        <w:tc>
          <w:tcPr>
            <w:tcW w:w="7580" w:type="dxa"/>
          </w:tcPr>
          <w:p w14:paraId="24B9F58B" w14:textId="79EA2928" w:rsidR="00F95018" w:rsidRDefault="00F95018" w:rsidP="000B25AC">
            <w:pPr>
              <w:ind w:left="0" w:right="283" w:firstLine="0"/>
              <w:rPr>
                <w:rFonts w:ascii="CG Omega" w:eastAsia="Times New Roman" w:hAnsi="CG Omega" w:cs="Times New Roman"/>
                <w:i/>
                <w:szCs w:val="20"/>
              </w:rPr>
            </w:pPr>
            <w:r>
              <w:rPr>
                <w:rFonts w:ascii="CG Omega" w:eastAsia="Times New Roman" w:hAnsi="CG Omega" w:cs="Times New Roman"/>
                <w:i/>
                <w:szCs w:val="20"/>
              </w:rPr>
              <w:t xml:space="preserve">Mise à jour du </w:t>
            </w:r>
            <w:r w:rsidR="000B25AC">
              <w:rPr>
                <w:rFonts w:ascii="CG Omega" w:eastAsia="Times New Roman" w:hAnsi="CG Omega" w:cs="Times New Roman"/>
                <w:i/>
                <w:szCs w:val="20"/>
              </w:rPr>
              <w:t>2.5 et du 4.4</w:t>
            </w:r>
            <w:r>
              <w:rPr>
                <w:rFonts w:ascii="CG Omega" w:eastAsia="Times New Roman" w:hAnsi="CG Omega" w:cs="Times New Roman"/>
                <w:i/>
                <w:szCs w:val="20"/>
              </w:rPr>
              <w:t xml:space="preserve"> résultant des dispositions de</w:t>
            </w:r>
            <w:r w:rsidR="005C41F0">
              <w:rPr>
                <w:rFonts w:ascii="CG Omega" w:eastAsia="Times New Roman" w:hAnsi="CG Omega" w:cs="Times New Roman"/>
                <w:i/>
                <w:szCs w:val="20"/>
              </w:rPr>
              <w:t xml:space="preserve"> l’article 28 de</w:t>
            </w:r>
            <w:r>
              <w:rPr>
                <w:rFonts w:ascii="CG Omega" w:eastAsia="Times New Roman" w:hAnsi="CG Omega" w:cs="Times New Roman"/>
                <w:i/>
                <w:szCs w:val="20"/>
              </w:rPr>
              <w:t xml:space="preserve"> la </w:t>
            </w:r>
            <w:hyperlink r:id="rId9" w:history="1">
              <w:r w:rsidRPr="00F95018">
                <w:rPr>
                  <w:rStyle w:val="Lienhypertexte"/>
                  <w:rFonts w:ascii="CG Omega" w:eastAsia="Times New Roman" w:hAnsi="CG Omega" w:cs="Times New Roman"/>
                  <w:i/>
                  <w:szCs w:val="20"/>
                </w:rPr>
                <w:t xml:space="preserve">loi </w:t>
              </w:r>
              <w:r w:rsidRPr="00F95018">
                <w:rPr>
                  <w:rStyle w:val="Lienhypertexte"/>
                  <w:rFonts w:ascii="CG Omega" w:eastAsia="Times New Roman" w:hAnsi="CG Omega" w:cs="Times New Roman"/>
                  <w:bCs/>
                  <w:i/>
                  <w:szCs w:val="20"/>
                </w:rPr>
                <w:t xml:space="preserve">n° 2017-1837 du 30 décembre 2017 </w:t>
              </w:r>
              <w:r w:rsidRPr="00F95018">
                <w:rPr>
                  <w:rStyle w:val="Lienhypertexte"/>
                  <w:rFonts w:ascii="CG Omega" w:eastAsia="Times New Roman" w:hAnsi="CG Omega" w:cs="Times New Roman"/>
                  <w:i/>
                  <w:szCs w:val="20"/>
                </w:rPr>
                <w:t>de finances pour 2018</w:t>
              </w:r>
            </w:hyperlink>
            <w:r>
              <w:rPr>
                <w:rFonts w:ascii="CG Omega" w:eastAsia="Times New Roman" w:hAnsi="CG Omega" w:cs="Times New Roman"/>
                <w:i/>
                <w:szCs w:val="20"/>
              </w:rPr>
              <w:t xml:space="preserve"> qui</w:t>
            </w:r>
            <w:r w:rsidRPr="00F95018">
              <w:rPr>
                <w:rFonts w:ascii="CG Omega" w:eastAsia="Times New Roman" w:hAnsi="CG Omega" w:cs="Times New Roman"/>
                <w:i/>
                <w:szCs w:val="20"/>
              </w:rPr>
              <w:t xml:space="preserve"> prévoit l'imposition des intérêts issus des PEL et CEL ouverts à partir du 1</w:t>
            </w:r>
            <w:r w:rsidRPr="00F95018">
              <w:rPr>
                <w:rFonts w:ascii="CG Omega" w:eastAsia="Times New Roman" w:hAnsi="CG Omega" w:cs="Times New Roman"/>
                <w:i/>
                <w:szCs w:val="20"/>
                <w:vertAlign w:val="superscript"/>
              </w:rPr>
              <w:t>er</w:t>
            </w:r>
            <w:r w:rsidRPr="00F95018">
              <w:rPr>
                <w:rFonts w:ascii="CG Omega" w:eastAsia="Times New Roman" w:hAnsi="CG Omega" w:cs="Times New Roman"/>
                <w:i/>
                <w:szCs w:val="20"/>
              </w:rPr>
              <w:t xml:space="preserve"> janvier 2018 et la suppression de la prime d'État</w:t>
            </w:r>
          </w:p>
        </w:tc>
      </w:tr>
      <w:tr w:rsidR="003F17D0" w:rsidRPr="003F17D0" w14:paraId="65A24ECB" w14:textId="77777777" w:rsidTr="009145E7">
        <w:tc>
          <w:tcPr>
            <w:tcW w:w="1630" w:type="dxa"/>
          </w:tcPr>
          <w:p w14:paraId="7D9BF916" w14:textId="1FC96CA4" w:rsidR="003F17D0" w:rsidRPr="003F17D0" w:rsidRDefault="009C7C67" w:rsidP="007536ED">
            <w:pPr>
              <w:ind w:left="0" w:firstLine="0"/>
              <w:rPr>
                <w:rFonts w:ascii="CG Omega" w:eastAsia="Times New Roman" w:hAnsi="CG Omega" w:cs="Times New Roman"/>
                <w:i/>
                <w:iCs/>
                <w:szCs w:val="20"/>
              </w:rPr>
            </w:pPr>
            <w:r>
              <w:rPr>
                <w:rFonts w:ascii="CG Omega" w:eastAsia="Times New Roman" w:hAnsi="CG Omega" w:cs="Times New Roman"/>
                <w:i/>
                <w:iCs/>
                <w:szCs w:val="20"/>
              </w:rPr>
              <w:t>27/09</w:t>
            </w:r>
            <w:r w:rsidR="003F17D0" w:rsidRPr="003F17D0">
              <w:rPr>
                <w:rFonts w:ascii="CG Omega" w:eastAsia="Times New Roman" w:hAnsi="CG Omega" w:cs="Times New Roman"/>
                <w:i/>
                <w:iCs/>
                <w:szCs w:val="20"/>
              </w:rPr>
              <w:t>/201</w:t>
            </w:r>
            <w:r w:rsidR="00F07E28">
              <w:rPr>
                <w:rFonts w:ascii="CG Omega" w:eastAsia="Times New Roman" w:hAnsi="CG Omega" w:cs="Times New Roman"/>
                <w:i/>
                <w:iCs/>
                <w:szCs w:val="20"/>
              </w:rPr>
              <w:t>7</w:t>
            </w:r>
          </w:p>
        </w:tc>
        <w:tc>
          <w:tcPr>
            <w:tcW w:w="7580" w:type="dxa"/>
          </w:tcPr>
          <w:p w14:paraId="63AFAD90" w14:textId="1A26C971" w:rsidR="003F17D0" w:rsidRPr="003F17D0" w:rsidRDefault="007536ED" w:rsidP="007536ED">
            <w:pPr>
              <w:ind w:left="0" w:right="283" w:firstLine="0"/>
              <w:rPr>
                <w:rFonts w:ascii="CG Omega" w:eastAsia="Times New Roman" w:hAnsi="CG Omega" w:cs="Times New Roman"/>
                <w:i/>
                <w:szCs w:val="20"/>
              </w:rPr>
            </w:pPr>
            <w:r>
              <w:rPr>
                <w:rFonts w:ascii="CG Omega" w:eastAsia="Times New Roman" w:hAnsi="CG Omega" w:cs="Times New Roman"/>
                <w:i/>
                <w:szCs w:val="20"/>
              </w:rPr>
              <w:t>Mise à jour du 2.4 résultant des dispositions de l’</w:t>
            </w:r>
            <w:hyperlink r:id="rId10" w:history="1">
              <w:r w:rsidRPr="007536ED">
                <w:rPr>
                  <w:rStyle w:val="Lienhypertexte"/>
                  <w:rFonts w:ascii="CG Omega" w:eastAsia="Times New Roman" w:hAnsi="CG Omega" w:cs="Times New Roman"/>
                  <w:i/>
                  <w:szCs w:val="20"/>
                </w:rPr>
                <w:t>arrêté du 10 février 2016</w:t>
              </w:r>
            </w:hyperlink>
            <w:r>
              <w:rPr>
                <w:rFonts w:ascii="CG Omega" w:eastAsia="Times New Roman" w:hAnsi="CG Omega" w:cs="Times New Roman"/>
                <w:i/>
                <w:szCs w:val="20"/>
              </w:rPr>
              <w:t xml:space="preserve"> </w:t>
            </w:r>
            <w:r w:rsidRPr="007536ED">
              <w:rPr>
                <w:rFonts w:ascii="CG Omega" w:eastAsia="Times New Roman" w:hAnsi="CG Omega" w:cs="Times New Roman"/>
                <w:i/>
                <w:szCs w:val="20"/>
              </w:rPr>
              <w:t xml:space="preserve">relatif </w:t>
            </w:r>
            <w:r w:rsidRPr="007536ED">
              <w:rPr>
                <w:rFonts w:ascii="CG Omega" w:eastAsia="Times New Roman" w:hAnsi="CG Omega" w:cs="Times New Roman"/>
                <w:bCs/>
                <w:i/>
                <w:szCs w:val="20"/>
              </w:rPr>
              <w:t>aux modalités de prorogation des plans d'épargne-logement</w:t>
            </w:r>
          </w:p>
        </w:tc>
      </w:tr>
      <w:tr w:rsidR="003F17D0" w:rsidRPr="003F17D0" w14:paraId="637C0C0B" w14:textId="77777777" w:rsidTr="009145E7">
        <w:tc>
          <w:tcPr>
            <w:tcW w:w="1630" w:type="dxa"/>
          </w:tcPr>
          <w:p w14:paraId="1EB5A7A7" w14:textId="28F18494" w:rsidR="003F17D0" w:rsidRPr="003F17D0" w:rsidRDefault="003F17D0" w:rsidP="003F17D0">
            <w:pPr>
              <w:ind w:left="0" w:firstLine="0"/>
              <w:rPr>
                <w:rFonts w:ascii="CG Omega" w:eastAsia="Times New Roman" w:hAnsi="CG Omega" w:cs="Times New Roman"/>
                <w:i/>
                <w:iCs/>
                <w:szCs w:val="20"/>
              </w:rPr>
            </w:pPr>
          </w:p>
        </w:tc>
        <w:tc>
          <w:tcPr>
            <w:tcW w:w="7580" w:type="dxa"/>
          </w:tcPr>
          <w:p w14:paraId="39ED6658" w14:textId="212C8814" w:rsidR="003F17D0" w:rsidRPr="003F17D0" w:rsidRDefault="007536ED" w:rsidP="007536ED">
            <w:pPr>
              <w:ind w:left="0" w:right="283" w:firstLine="0"/>
              <w:rPr>
                <w:rFonts w:ascii="CG Omega" w:eastAsia="Times New Roman" w:hAnsi="CG Omega" w:cs="Times New Roman"/>
                <w:i/>
                <w:szCs w:val="20"/>
              </w:rPr>
            </w:pPr>
            <w:r>
              <w:rPr>
                <w:rFonts w:ascii="CG Omega" w:eastAsia="Times New Roman" w:hAnsi="CG Omega" w:cs="Times New Roman"/>
                <w:i/>
                <w:szCs w:val="20"/>
              </w:rPr>
              <w:t>Mise à jour du 2.5 résultant des dispositions de l’</w:t>
            </w:r>
            <w:hyperlink r:id="rId11" w:history="1">
              <w:r w:rsidRPr="007536ED">
                <w:rPr>
                  <w:rStyle w:val="Lienhypertexte"/>
                  <w:rFonts w:ascii="CG Omega" w:eastAsia="Times New Roman" w:hAnsi="CG Omega" w:cs="Times New Roman"/>
                  <w:i/>
                  <w:szCs w:val="20"/>
                </w:rPr>
                <w:t>arrêté du 28 janvier 2016</w:t>
              </w:r>
            </w:hyperlink>
            <w:r>
              <w:rPr>
                <w:rFonts w:ascii="CG Omega" w:eastAsia="Times New Roman" w:hAnsi="CG Omega" w:cs="Times New Roman"/>
                <w:i/>
                <w:szCs w:val="20"/>
              </w:rPr>
              <w:t xml:space="preserve"> et de l’</w:t>
            </w:r>
            <w:hyperlink r:id="rId12" w:history="1">
              <w:r w:rsidRPr="007536ED">
                <w:rPr>
                  <w:rStyle w:val="Lienhypertexte"/>
                  <w:rFonts w:ascii="CG Omega" w:eastAsia="Times New Roman" w:hAnsi="CG Omega" w:cs="Times New Roman"/>
                  <w:i/>
                  <w:szCs w:val="20"/>
                </w:rPr>
                <w:t>arrêté du 27 juillet 2016</w:t>
              </w:r>
            </w:hyperlink>
            <w:r>
              <w:rPr>
                <w:rFonts w:ascii="CG Omega" w:eastAsia="Times New Roman" w:hAnsi="CG Omega" w:cs="Times New Roman"/>
                <w:i/>
                <w:szCs w:val="20"/>
              </w:rPr>
              <w:t xml:space="preserve"> modifiant le taux plancher de rémunération des plans d’épargne-logement</w:t>
            </w:r>
          </w:p>
        </w:tc>
      </w:tr>
      <w:tr w:rsidR="003F17D0" w:rsidRPr="003F17D0" w14:paraId="7EF3F2C2" w14:textId="77777777" w:rsidTr="009145E7">
        <w:tc>
          <w:tcPr>
            <w:tcW w:w="1630" w:type="dxa"/>
          </w:tcPr>
          <w:p w14:paraId="28E6E62D" w14:textId="5477DA69" w:rsidR="003F17D0" w:rsidRPr="003F17D0" w:rsidRDefault="003F17D0" w:rsidP="003F17D0">
            <w:pPr>
              <w:ind w:left="0" w:firstLine="0"/>
              <w:rPr>
                <w:rFonts w:ascii="CG Omega" w:eastAsia="Times New Roman" w:hAnsi="CG Omega" w:cs="Times New Roman"/>
                <w:i/>
                <w:iCs/>
                <w:szCs w:val="20"/>
              </w:rPr>
            </w:pPr>
          </w:p>
        </w:tc>
        <w:tc>
          <w:tcPr>
            <w:tcW w:w="7580" w:type="dxa"/>
          </w:tcPr>
          <w:p w14:paraId="08033AD0" w14:textId="5BB9831F" w:rsidR="003F17D0" w:rsidRPr="003F17D0" w:rsidRDefault="004A508D" w:rsidP="006A3330">
            <w:pPr>
              <w:spacing w:before="60" w:after="60"/>
              <w:ind w:left="0" w:firstLine="0"/>
              <w:rPr>
                <w:rFonts w:ascii="CG Omega" w:eastAsia="Times New Roman" w:hAnsi="CG Omega" w:cs="Times New Roman"/>
                <w:i/>
                <w:szCs w:val="20"/>
              </w:rPr>
            </w:pPr>
            <w:r>
              <w:rPr>
                <w:rFonts w:ascii="CG Omega" w:eastAsia="Times New Roman" w:hAnsi="CG Omega" w:cs="Times New Roman"/>
                <w:i/>
                <w:szCs w:val="20"/>
              </w:rPr>
              <w:t xml:space="preserve">Mise à jour du 3.1 </w:t>
            </w:r>
            <w:r w:rsidR="006A3330">
              <w:rPr>
                <w:rFonts w:ascii="CG Omega" w:eastAsia="Times New Roman" w:hAnsi="CG Omega" w:cs="Times New Roman"/>
                <w:i/>
                <w:szCs w:val="20"/>
              </w:rPr>
              <w:t xml:space="preserve">relative au transfert des comptes et plans d’épargne-logement </w:t>
            </w:r>
            <w:r>
              <w:rPr>
                <w:rFonts w:ascii="CG Omega" w:eastAsia="Times New Roman" w:hAnsi="CG Omega" w:cs="Times New Roman"/>
                <w:i/>
                <w:szCs w:val="20"/>
              </w:rPr>
              <w:t xml:space="preserve">et ajout </w:t>
            </w:r>
            <w:r w:rsidR="006A3330">
              <w:rPr>
                <w:rFonts w:ascii="CG Omega" w:eastAsia="Times New Roman" w:hAnsi="CG Omega" w:cs="Times New Roman"/>
                <w:i/>
                <w:szCs w:val="20"/>
              </w:rPr>
              <w:t>en</w:t>
            </w:r>
            <w:r>
              <w:rPr>
                <w:rFonts w:ascii="CG Omega" w:eastAsia="Times New Roman" w:hAnsi="CG Omega" w:cs="Times New Roman"/>
                <w:i/>
                <w:szCs w:val="20"/>
              </w:rPr>
              <w:t xml:space="preserve"> annexe III </w:t>
            </w:r>
            <w:r w:rsidR="006A3330">
              <w:rPr>
                <w:rFonts w:ascii="CG Omega" w:eastAsia="Times New Roman" w:hAnsi="CG Omega" w:cs="Times New Roman"/>
                <w:i/>
                <w:szCs w:val="20"/>
              </w:rPr>
              <w:t>des bordereaux de transfert obligatoires depuis le 1</w:t>
            </w:r>
            <w:r w:rsidR="006A3330" w:rsidRPr="006A3330">
              <w:rPr>
                <w:rFonts w:ascii="CG Omega" w:eastAsia="Times New Roman" w:hAnsi="CG Omega" w:cs="Times New Roman"/>
                <w:i/>
                <w:szCs w:val="20"/>
                <w:vertAlign w:val="superscript"/>
              </w:rPr>
              <w:t>er</w:t>
            </w:r>
            <w:r w:rsidR="006A3330">
              <w:rPr>
                <w:rFonts w:ascii="CG Omega" w:eastAsia="Times New Roman" w:hAnsi="CG Omega" w:cs="Times New Roman"/>
                <w:i/>
                <w:szCs w:val="20"/>
              </w:rPr>
              <w:t xml:space="preserve"> mars 2017</w:t>
            </w:r>
          </w:p>
        </w:tc>
      </w:tr>
      <w:tr w:rsidR="003F17D0" w:rsidRPr="003F17D0" w14:paraId="545CD567" w14:textId="77777777" w:rsidTr="009145E7">
        <w:tc>
          <w:tcPr>
            <w:tcW w:w="1630" w:type="dxa"/>
          </w:tcPr>
          <w:p w14:paraId="6FB4FB54" w14:textId="1502D446" w:rsidR="003F17D0" w:rsidRPr="003F17D0" w:rsidRDefault="003F17D0" w:rsidP="003F17D0">
            <w:pPr>
              <w:ind w:left="0" w:firstLine="0"/>
              <w:rPr>
                <w:rFonts w:ascii="CG Omega" w:eastAsia="Times New Roman" w:hAnsi="CG Omega" w:cs="Times New Roman"/>
                <w:i/>
                <w:iCs/>
                <w:szCs w:val="20"/>
              </w:rPr>
            </w:pPr>
          </w:p>
        </w:tc>
        <w:tc>
          <w:tcPr>
            <w:tcW w:w="7580" w:type="dxa"/>
          </w:tcPr>
          <w:p w14:paraId="0D1AB34A" w14:textId="2C78C4C9" w:rsidR="003F17D0" w:rsidRPr="003F17D0" w:rsidRDefault="00E10E2A" w:rsidP="00E10E2A">
            <w:pPr>
              <w:spacing w:before="60" w:after="60"/>
              <w:ind w:left="0" w:firstLine="0"/>
              <w:rPr>
                <w:rFonts w:ascii="CG Omega" w:eastAsia="Times New Roman" w:hAnsi="CG Omega" w:cs="Times New Roman"/>
                <w:i/>
                <w:iCs/>
                <w:szCs w:val="20"/>
              </w:rPr>
            </w:pPr>
            <w:r>
              <w:rPr>
                <w:rFonts w:ascii="CG Omega" w:eastAsia="Times New Roman" w:hAnsi="CG Omega" w:cs="Times New Roman"/>
                <w:i/>
                <w:iCs/>
                <w:szCs w:val="20"/>
              </w:rPr>
              <w:t>Mise à jour du 3.3 et de l’annexe I relative à la cession du PEL en cas de décès du titulaire (suppression du tableau de synthèse relatif au traitement des PEL en cas de succession et ajout du courrier du 17 janvier 2005 de la Direction du Trésor apportant des précisions à la circulaire du 23 avril 1992</w:t>
            </w:r>
          </w:p>
        </w:tc>
      </w:tr>
    </w:tbl>
    <w:p w14:paraId="7C3A838E" w14:textId="77777777" w:rsidR="003F17D0" w:rsidRDefault="003F17D0"/>
    <w:p w14:paraId="6BD5E9BA" w14:textId="77777777" w:rsidR="003F17D0" w:rsidRDefault="003F17D0"/>
    <w:p w14:paraId="08746A40" w14:textId="77777777" w:rsidR="003F17D0" w:rsidRDefault="003F17D0"/>
    <w:p w14:paraId="56DB4D3D" w14:textId="4DDDF562" w:rsidR="003F17D0" w:rsidRDefault="003F17D0">
      <w:r>
        <w:br w:type="page"/>
      </w:r>
    </w:p>
    <w:p w14:paraId="571B98D3" w14:textId="77777777" w:rsidR="005E1217" w:rsidRPr="003F17D0" w:rsidRDefault="005E1217"/>
    <w:sdt>
      <w:sdtPr>
        <w:id w:val="1704128991"/>
        <w:docPartObj>
          <w:docPartGallery w:val="Table of Contents"/>
          <w:docPartUnique/>
        </w:docPartObj>
      </w:sdtPr>
      <w:sdtEndPr>
        <w:rPr>
          <w:b/>
          <w:bCs/>
        </w:rPr>
      </w:sdtEndPr>
      <w:sdtContent>
        <w:p w14:paraId="29644250" w14:textId="77777777" w:rsidR="003F17D0" w:rsidRDefault="003F17D0" w:rsidP="003F17D0">
          <w:pPr>
            <w:ind w:left="0" w:firstLine="0"/>
            <w:jc w:val="center"/>
            <w:rPr>
              <w:rFonts w:ascii="CG Omega" w:hAnsi="CG Omega"/>
              <w:b/>
              <w:caps/>
              <w:sz w:val="28"/>
              <w:szCs w:val="30"/>
            </w:rPr>
          </w:pPr>
          <w:r w:rsidRPr="002D4D51">
            <w:rPr>
              <w:rFonts w:ascii="CG Omega" w:hAnsi="CG Omega"/>
              <w:b/>
              <w:caps/>
              <w:sz w:val="28"/>
              <w:szCs w:val="30"/>
            </w:rPr>
            <w:t>Epargne-logeme</w:t>
          </w:r>
          <w:r>
            <w:rPr>
              <w:rFonts w:ascii="CG Omega" w:hAnsi="CG Omega"/>
              <w:b/>
              <w:caps/>
              <w:sz w:val="28"/>
              <w:szCs w:val="30"/>
            </w:rPr>
            <w:t>nt : phase épargne</w:t>
          </w:r>
        </w:p>
        <w:p w14:paraId="0650B508" w14:textId="77777777" w:rsidR="003F17D0" w:rsidRPr="00626316" w:rsidRDefault="003F17D0" w:rsidP="003F17D0">
          <w:pPr>
            <w:ind w:left="0" w:firstLine="0"/>
            <w:rPr>
              <w:b/>
              <w:caps/>
              <w:szCs w:val="30"/>
            </w:rPr>
          </w:pPr>
        </w:p>
        <w:p w14:paraId="3D66FF1D" w14:textId="77777777" w:rsidR="00F65C9F" w:rsidRDefault="003F17D0">
          <w:pPr>
            <w:pStyle w:val="TM1"/>
            <w:tabs>
              <w:tab w:val="left" w:pos="440"/>
              <w:tab w:val="right" w:leader="dot" w:pos="9060"/>
            </w:tabs>
            <w:rPr>
              <w:rFonts w:eastAsiaTheme="minorEastAsia"/>
              <w:noProof/>
              <w:lang w:eastAsia="fr-FR"/>
            </w:rPr>
          </w:pPr>
          <w:r w:rsidRPr="009B4164">
            <w:rPr>
              <w:rFonts w:ascii="CG Omega" w:hAnsi="CG Omega"/>
            </w:rPr>
            <w:fldChar w:fldCharType="begin"/>
          </w:r>
          <w:r w:rsidRPr="009B4164">
            <w:rPr>
              <w:rFonts w:ascii="CG Omega" w:hAnsi="CG Omega"/>
            </w:rPr>
            <w:instrText xml:space="preserve"> TOC \o "1-3" \h \z \u </w:instrText>
          </w:r>
          <w:r w:rsidRPr="009B4164">
            <w:rPr>
              <w:rFonts w:ascii="CG Omega" w:hAnsi="CG Omega"/>
            </w:rPr>
            <w:fldChar w:fldCharType="separate"/>
          </w:r>
          <w:hyperlink w:anchor="_Toc63177980" w:history="1">
            <w:r w:rsidR="00F65C9F" w:rsidRPr="00E22DA3">
              <w:rPr>
                <w:rStyle w:val="Lienhypertexte"/>
                <w:noProof/>
              </w:rPr>
              <w:t>1.</w:t>
            </w:r>
            <w:r w:rsidR="00F65C9F">
              <w:rPr>
                <w:rFonts w:eastAsiaTheme="minorEastAsia"/>
                <w:noProof/>
                <w:lang w:eastAsia="fr-FR"/>
              </w:rPr>
              <w:tab/>
            </w:r>
            <w:r w:rsidR="00F65C9F" w:rsidRPr="00E22DA3">
              <w:rPr>
                <w:rStyle w:val="Lienhypertexte"/>
                <w:noProof/>
              </w:rPr>
              <w:t>Ouverture d’un compte ou d’un plan d’épargne-logement</w:t>
            </w:r>
            <w:r w:rsidR="00F65C9F">
              <w:rPr>
                <w:noProof/>
                <w:webHidden/>
              </w:rPr>
              <w:tab/>
            </w:r>
            <w:r w:rsidR="00F65C9F">
              <w:rPr>
                <w:noProof/>
                <w:webHidden/>
              </w:rPr>
              <w:fldChar w:fldCharType="begin"/>
            </w:r>
            <w:r w:rsidR="00F65C9F">
              <w:rPr>
                <w:noProof/>
                <w:webHidden/>
              </w:rPr>
              <w:instrText xml:space="preserve"> PAGEREF _Toc63177980 \h </w:instrText>
            </w:r>
            <w:r w:rsidR="00F65C9F">
              <w:rPr>
                <w:noProof/>
                <w:webHidden/>
              </w:rPr>
            </w:r>
            <w:r w:rsidR="00F65C9F">
              <w:rPr>
                <w:noProof/>
                <w:webHidden/>
              </w:rPr>
              <w:fldChar w:fldCharType="separate"/>
            </w:r>
            <w:r w:rsidR="00F65C9F">
              <w:rPr>
                <w:noProof/>
                <w:webHidden/>
              </w:rPr>
              <w:t>3</w:t>
            </w:r>
            <w:r w:rsidR="00F65C9F">
              <w:rPr>
                <w:noProof/>
                <w:webHidden/>
              </w:rPr>
              <w:fldChar w:fldCharType="end"/>
            </w:r>
          </w:hyperlink>
        </w:p>
        <w:p w14:paraId="3355C2CB" w14:textId="77777777" w:rsidR="00F65C9F" w:rsidRDefault="000751B8">
          <w:pPr>
            <w:pStyle w:val="TM2"/>
            <w:tabs>
              <w:tab w:val="left" w:pos="880"/>
              <w:tab w:val="right" w:leader="dot" w:pos="9060"/>
            </w:tabs>
            <w:rPr>
              <w:rFonts w:eastAsiaTheme="minorEastAsia"/>
              <w:noProof/>
              <w:lang w:eastAsia="fr-FR"/>
            </w:rPr>
          </w:pPr>
          <w:hyperlink w:anchor="_Toc63177981" w:history="1">
            <w:r w:rsidR="00F65C9F" w:rsidRPr="00E22DA3">
              <w:rPr>
                <w:rStyle w:val="Lienhypertexte"/>
                <w:noProof/>
                <w14:scene3d>
                  <w14:camera w14:prst="orthographicFront"/>
                  <w14:lightRig w14:rig="threePt" w14:dir="t">
                    <w14:rot w14:lat="0" w14:lon="0" w14:rev="0"/>
                  </w14:lightRig>
                </w14:scene3d>
              </w:rPr>
              <w:t>1.1.</w:t>
            </w:r>
            <w:r w:rsidR="00F65C9F">
              <w:rPr>
                <w:rFonts w:eastAsiaTheme="minorEastAsia"/>
                <w:noProof/>
                <w:lang w:eastAsia="fr-FR"/>
              </w:rPr>
              <w:tab/>
            </w:r>
            <w:r w:rsidR="00F65C9F" w:rsidRPr="00E22DA3">
              <w:rPr>
                <w:rStyle w:val="Lienhypertexte"/>
                <w:noProof/>
              </w:rPr>
              <w:t>Souscripteur d’un CEL ou d’un PEL</w:t>
            </w:r>
            <w:r w:rsidR="00F65C9F">
              <w:rPr>
                <w:noProof/>
                <w:webHidden/>
              </w:rPr>
              <w:tab/>
            </w:r>
            <w:r w:rsidR="00F65C9F">
              <w:rPr>
                <w:noProof/>
                <w:webHidden/>
              </w:rPr>
              <w:fldChar w:fldCharType="begin"/>
            </w:r>
            <w:r w:rsidR="00F65C9F">
              <w:rPr>
                <w:noProof/>
                <w:webHidden/>
              </w:rPr>
              <w:instrText xml:space="preserve"> PAGEREF _Toc63177981 \h </w:instrText>
            </w:r>
            <w:r w:rsidR="00F65C9F">
              <w:rPr>
                <w:noProof/>
                <w:webHidden/>
              </w:rPr>
            </w:r>
            <w:r w:rsidR="00F65C9F">
              <w:rPr>
                <w:noProof/>
                <w:webHidden/>
              </w:rPr>
              <w:fldChar w:fldCharType="separate"/>
            </w:r>
            <w:r w:rsidR="00F65C9F">
              <w:rPr>
                <w:noProof/>
                <w:webHidden/>
              </w:rPr>
              <w:t>3</w:t>
            </w:r>
            <w:r w:rsidR="00F65C9F">
              <w:rPr>
                <w:noProof/>
                <w:webHidden/>
              </w:rPr>
              <w:fldChar w:fldCharType="end"/>
            </w:r>
          </w:hyperlink>
        </w:p>
        <w:p w14:paraId="7C1EB59E" w14:textId="77777777" w:rsidR="00F65C9F" w:rsidRDefault="000751B8">
          <w:pPr>
            <w:pStyle w:val="TM2"/>
            <w:tabs>
              <w:tab w:val="left" w:pos="880"/>
              <w:tab w:val="right" w:leader="dot" w:pos="9060"/>
            </w:tabs>
            <w:rPr>
              <w:rFonts w:eastAsiaTheme="minorEastAsia"/>
              <w:noProof/>
              <w:lang w:eastAsia="fr-FR"/>
            </w:rPr>
          </w:pPr>
          <w:hyperlink w:anchor="_Toc63177982" w:history="1">
            <w:r w:rsidR="00F65C9F" w:rsidRPr="00E22DA3">
              <w:rPr>
                <w:rStyle w:val="Lienhypertexte"/>
                <w:noProof/>
                <w14:scene3d>
                  <w14:camera w14:prst="orthographicFront"/>
                  <w14:lightRig w14:rig="threePt" w14:dir="t">
                    <w14:rot w14:lat="0" w14:lon="0" w14:rev="0"/>
                  </w14:lightRig>
                </w14:scene3d>
              </w:rPr>
              <w:t>1.2.</w:t>
            </w:r>
            <w:r w:rsidR="00F65C9F">
              <w:rPr>
                <w:rFonts w:eastAsiaTheme="minorEastAsia"/>
                <w:noProof/>
                <w:lang w:eastAsia="fr-FR"/>
              </w:rPr>
              <w:tab/>
            </w:r>
            <w:r w:rsidR="00F65C9F" w:rsidRPr="00E22DA3">
              <w:rPr>
                <w:rStyle w:val="Lienhypertexte"/>
                <w:noProof/>
              </w:rPr>
              <w:t>Principe de l’unicité</w:t>
            </w:r>
            <w:r w:rsidR="00F65C9F">
              <w:rPr>
                <w:noProof/>
                <w:webHidden/>
              </w:rPr>
              <w:tab/>
            </w:r>
            <w:r w:rsidR="00F65C9F">
              <w:rPr>
                <w:noProof/>
                <w:webHidden/>
              </w:rPr>
              <w:fldChar w:fldCharType="begin"/>
            </w:r>
            <w:r w:rsidR="00F65C9F">
              <w:rPr>
                <w:noProof/>
                <w:webHidden/>
              </w:rPr>
              <w:instrText xml:space="preserve"> PAGEREF _Toc63177982 \h </w:instrText>
            </w:r>
            <w:r w:rsidR="00F65C9F">
              <w:rPr>
                <w:noProof/>
                <w:webHidden/>
              </w:rPr>
            </w:r>
            <w:r w:rsidR="00F65C9F">
              <w:rPr>
                <w:noProof/>
                <w:webHidden/>
              </w:rPr>
              <w:fldChar w:fldCharType="separate"/>
            </w:r>
            <w:r w:rsidR="00F65C9F">
              <w:rPr>
                <w:noProof/>
                <w:webHidden/>
              </w:rPr>
              <w:t>3</w:t>
            </w:r>
            <w:r w:rsidR="00F65C9F">
              <w:rPr>
                <w:noProof/>
                <w:webHidden/>
              </w:rPr>
              <w:fldChar w:fldCharType="end"/>
            </w:r>
          </w:hyperlink>
        </w:p>
        <w:p w14:paraId="412A605D" w14:textId="77777777" w:rsidR="00F65C9F" w:rsidRDefault="000751B8">
          <w:pPr>
            <w:pStyle w:val="TM2"/>
            <w:tabs>
              <w:tab w:val="left" w:pos="880"/>
              <w:tab w:val="right" w:leader="dot" w:pos="9060"/>
            </w:tabs>
            <w:rPr>
              <w:rFonts w:eastAsiaTheme="minorEastAsia"/>
              <w:noProof/>
              <w:lang w:eastAsia="fr-FR"/>
            </w:rPr>
          </w:pPr>
          <w:hyperlink w:anchor="_Toc63177983" w:history="1">
            <w:r w:rsidR="00F65C9F" w:rsidRPr="00E22DA3">
              <w:rPr>
                <w:rStyle w:val="Lienhypertexte"/>
                <w:noProof/>
                <w14:scene3d>
                  <w14:camera w14:prst="orthographicFront"/>
                  <w14:lightRig w14:rig="threePt" w14:dir="t">
                    <w14:rot w14:lat="0" w14:lon="0" w14:rev="0"/>
                  </w14:lightRig>
                </w14:scene3d>
              </w:rPr>
              <w:t>1.3.</w:t>
            </w:r>
            <w:r w:rsidR="00F65C9F">
              <w:rPr>
                <w:rFonts w:eastAsiaTheme="minorEastAsia"/>
                <w:noProof/>
                <w:lang w:eastAsia="fr-FR"/>
              </w:rPr>
              <w:tab/>
            </w:r>
            <w:r w:rsidR="00F65C9F" w:rsidRPr="00E22DA3">
              <w:rPr>
                <w:rStyle w:val="Lienhypertexte"/>
                <w:noProof/>
              </w:rPr>
              <w:t>Formalisme : Remise d’un livret / Signature d’un contrat</w:t>
            </w:r>
            <w:r w:rsidR="00F65C9F">
              <w:rPr>
                <w:noProof/>
                <w:webHidden/>
              </w:rPr>
              <w:tab/>
            </w:r>
            <w:r w:rsidR="00F65C9F">
              <w:rPr>
                <w:noProof/>
                <w:webHidden/>
              </w:rPr>
              <w:fldChar w:fldCharType="begin"/>
            </w:r>
            <w:r w:rsidR="00F65C9F">
              <w:rPr>
                <w:noProof/>
                <w:webHidden/>
              </w:rPr>
              <w:instrText xml:space="preserve"> PAGEREF _Toc63177983 \h </w:instrText>
            </w:r>
            <w:r w:rsidR="00F65C9F">
              <w:rPr>
                <w:noProof/>
                <w:webHidden/>
              </w:rPr>
            </w:r>
            <w:r w:rsidR="00F65C9F">
              <w:rPr>
                <w:noProof/>
                <w:webHidden/>
              </w:rPr>
              <w:fldChar w:fldCharType="separate"/>
            </w:r>
            <w:r w:rsidR="00F65C9F">
              <w:rPr>
                <w:noProof/>
                <w:webHidden/>
              </w:rPr>
              <w:t>3</w:t>
            </w:r>
            <w:r w:rsidR="00F65C9F">
              <w:rPr>
                <w:noProof/>
                <w:webHidden/>
              </w:rPr>
              <w:fldChar w:fldCharType="end"/>
            </w:r>
          </w:hyperlink>
        </w:p>
        <w:p w14:paraId="11BFB444" w14:textId="77777777" w:rsidR="00F65C9F" w:rsidRDefault="000751B8">
          <w:pPr>
            <w:pStyle w:val="TM2"/>
            <w:tabs>
              <w:tab w:val="left" w:pos="880"/>
              <w:tab w:val="right" w:leader="dot" w:pos="9060"/>
            </w:tabs>
            <w:rPr>
              <w:rFonts w:eastAsiaTheme="minorEastAsia"/>
              <w:noProof/>
              <w:lang w:eastAsia="fr-FR"/>
            </w:rPr>
          </w:pPr>
          <w:hyperlink w:anchor="_Toc63177984" w:history="1">
            <w:r w:rsidR="00F65C9F" w:rsidRPr="00E22DA3">
              <w:rPr>
                <w:rStyle w:val="Lienhypertexte"/>
                <w:noProof/>
                <w14:scene3d>
                  <w14:camera w14:prst="orthographicFront"/>
                  <w14:lightRig w14:rig="threePt" w14:dir="t">
                    <w14:rot w14:lat="0" w14:lon="0" w14:rev="0"/>
                  </w14:lightRig>
                </w14:scene3d>
              </w:rPr>
              <w:t>1.4.</w:t>
            </w:r>
            <w:r w:rsidR="00F65C9F">
              <w:rPr>
                <w:rFonts w:eastAsiaTheme="minorEastAsia"/>
                <w:noProof/>
                <w:lang w:eastAsia="fr-FR"/>
              </w:rPr>
              <w:tab/>
            </w:r>
            <w:r w:rsidR="00F65C9F" w:rsidRPr="00E22DA3">
              <w:rPr>
                <w:rStyle w:val="Lienhypertexte"/>
                <w:noProof/>
              </w:rPr>
              <w:t>Dépôt initial</w:t>
            </w:r>
            <w:r w:rsidR="00F65C9F">
              <w:rPr>
                <w:noProof/>
                <w:webHidden/>
              </w:rPr>
              <w:tab/>
            </w:r>
            <w:r w:rsidR="00F65C9F">
              <w:rPr>
                <w:noProof/>
                <w:webHidden/>
              </w:rPr>
              <w:fldChar w:fldCharType="begin"/>
            </w:r>
            <w:r w:rsidR="00F65C9F">
              <w:rPr>
                <w:noProof/>
                <w:webHidden/>
              </w:rPr>
              <w:instrText xml:space="preserve"> PAGEREF _Toc63177984 \h </w:instrText>
            </w:r>
            <w:r w:rsidR="00F65C9F">
              <w:rPr>
                <w:noProof/>
                <w:webHidden/>
              </w:rPr>
            </w:r>
            <w:r w:rsidR="00F65C9F">
              <w:rPr>
                <w:noProof/>
                <w:webHidden/>
              </w:rPr>
              <w:fldChar w:fldCharType="separate"/>
            </w:r>
            <w:r w:rsidR="00F65C9F">
              <w:rPr>
                <w:noProof/>
                <w:webHidden/>
              </w:rPr>
              <w:t>4</w:t>
            </w:r>
            <w:r w:rsidR="00F65C9F">
              <w:rPr>
                <w:noProof/>
                <w:webHidden/>
              </w:rPr>
              <w:fldChar w:fldCharType="end"/>
            </w:r>
          </w:hyperlink>
        </w:p>
        <w:p w14:paraId="02735E70" w14:textId="77777777" w:rsidR="00F65C9F" w:rsidRDefault="000751B8">
          <w:pPr>
            <w:pStyle w:val="TM1"/>
            <w:tabs>
              <w:tab w:val="left" w:pos="440"/>
              <w:tab w:val="right" w:leader="dot" w:pos="9060"/>
            </w:tabs>
            <w:rPr>
              <w:rFonts w:eastAsiaTheme="minorEastAsia"/>
              <w:noProof/>
              <w:lang w:eastAsia="fr-FR"/>
            </w:rPr>
          </w:pPr>
          <w:hyperlink w:anchor="_Toc63177985" w:history="1">
            <w:r w:rsidR="00F65C9F" w:rsidRPr="00E22DA3">
              <w:rPr>
                <w:rStyle w:val="Lienhypertexte"/>
                <w:noProof/>
              </w:rPr>
              <w:t>2.</w:t>
            </w:r>
            <w:r w:rsidR="00F65C9F">
              <w:rPr>
                <w:rFonts w:eastAsiaTheme="minorEastAsia"/>
                <w:noProof/>
                <w:lang w:eastAsia="fr-FR"/>
              </w:rPr>
              <w:tab/>
            </w:r>
            <w:r w:rsidR="00F65C9F" w:rsidRPr="00E22DA3">
              <w:rPr>
                <w:rStyle w:val="Lienhypertexte"/>
                <w:noProof/>
              </w:rPr>
              <w:t>Fonctionnement du compte ou du plan d’épargne-logement</w:t>
            </w:r>
            <w:r w:rsidR="00F65C9F">
              <w:rPr>
                <w:noProof/>
                <w:webHidden/>
              </w:rPr>
              <w:tab/>
            </w:r>
            <w:r w:rsidR="00F65C9F">
              <w:rPr>
                <w:noProof/>
                <w:webHidden/>
              </w:rPr>
              <w:fldChar w:fldCharType="begin"/>
            </w:r>
            <w:r w:rsidR="00F65C9F">
              <w:rPr>
                <w:noProof/>
                <w:webHidden/>
              </w:rPr>
              <w:instrText xml:space="preserve"> PAGEREF _Toc63177985 \h </w:instrText>
            </w:r>
            <w:r w:rsidR="00F65C9F">
              <w:rPr>
                <w:noProof/>
                <w:webHidden/>
              </w:rPr>
            </w:r>
            <w:r w:rsidR="00F65C9F">
              <w:rPr>
                <w:noProof/>
                <w:webHidden/>
              </w:rPr>
              <w:fldChar w:fldCharType="separate"/>
            </w:r>
            <w:r w:rsidR="00F65C9F">
              <w:rPr>
                <w:noProof/>
                <w:webHidden/>
              </w:rPr>
              <w:t>5</w:t>
            </w:r>
            <w:r w:rsidR="00F65C9F">
              <w:rPr>
                <w:noProof/>
                <w:webHidden/>
              </w:rPr>
              <w:fldChar w:fldCharType="end"/>
            </w:r>
          </w:hyperlink>
        </w:p>
        <w:p w14:paraId="1EFA97FA" w14:textId="77777777" w:rsidR="00F65C9F" w:rsidRDefault="000751B8">
          <w:pPr>
            <w:pStyle w:val="TM2"/>
            <w:tabs>
              <w:tab w:val="left" w:pos="880"/>
              <w:tab w:val="right" w:leader="dot" w:pos="9060"/>
            </w:tabs>
            <w:rPr>
              <w:rFonts w:eastAsiaTheme="minorEastAsia"/>
              <w:noProof/>
              <w:lang w:eastAsia="fr-FR"/>
            </w:rPr>
          </w:pPr>
          <w:hyperlink w:anchor="_Toc63177986" w:history="1">
            <w:r w:rsidR="00F65C9F" w:rsidRPr="00E22DA3">
              <w:rPr>
                <w:rStyle w:val="Lienhypertexte"/>
                <w:noProof/>
              </w:rPr>
              <w:t>2.1.</w:t>
            </w:r>
            <w:r w:rsidR="00F65C9F">
              <w:rPr>
                <w:rFonts w:eastAsiaTheme="minorEastAsia"/>
                <w:noProof/>
                <w:lang w:eastAsia="fr-FR"/>
              </w:rPr>
              <w:tab/>
            </w:r>
            <w:r w:rsidR="00F65C9F" w:rsidRPr="00E22DA3">
              <w:rPr>
                <w:rStyle w:val="Lienhypertexte"/>
                <w:noProof/>
              </w:rPr>
              <w:t>Versements</w:t>
            </w:r>
            <w:r w:rsidR="00F65C9F">
              <w:rPr>
                <w:noProof/>
                <w:webHidden/>
              </w:rPr>
              <w:tab/>
            </w:r>
            <w:r w:rsidR="00F65C9F">
              <w:rPr>
                <w:noProof/>
                <w:webHidden/>
              </w:rPr>
              <w:fldChar w:fldCharType="begin"/>
            </w:r>
            <w:r w:rsidR="00F65C9F">
              <w:rPr>
                <w:noProof/>
                <w:webHidden/>
              </w:rPr>
              <w:instrText xml:space="preserve"> PAGEREF _Toc63177986 \h </w:instrText>
            </w:r>
            <w:r w:rsidR="00F65C9F">
              <w:rPr>
                <w:noProof/>
                <w:webHidden/>
              </w:rPr>
            </w:r>
            <w:r w:rsidR="00F65C9F">
              <w:rPr>
                <w:noProof/>
                <w:webHidden/>
              </w:rPr>
              <w:fldChar w:fldCharType="separate"/>
            </w:r>
            <w:r w:rsidR="00F65C9F">
              <w:rPr>
                <w:noProof/>
                <w:webHidden/>
              </w:rPr>
              <w:t>5</w:t>
            </w:r>
            <w:r w:rsidR="00F65C9F">
              <w:rPr>
                <w:noProof/>
                <w:webHidden/>
              </w:rPr>
              <w:fldChar w:fldCharType="end"/>
            </w:r>
          </w:hyperlink>
        </w:p>
        <w:p w14:paraId="0EA50886" w14:textId="77777777" w:rsidR="00F65C9F" w:rsidRDefault="000751B8">
          <w:pPr>
            <w:pStyle w:val="TM2"/>
            <w:tabs>
              <w:tab w:val="left" w:pos="880"/>
              <w:tab w:val="right" w:leader="dot" w:pos="9060"/>
            </w:tabs>
            <w:rPr>
              <w:rFonts w:eastAsiaTheme="minorEastAsia"/>
              <w:noProof/>
              <w:lang w:eastAsia="fr-FR"/>
            </w:rPr>
          </w:pPr>
          <w:hyperlink w:anchor="_Toc63177987" w:history="1">
            <w:r w:rsidR="00F65C9F" w:rsidRPr="00E22DA3">
              <w:rPr>
                <w:rStyle w:val="Lienhypertexte"/>
                <w:noProof/>
              </w:rPr>
              <w:t>2.2.</w:t>
            </w:r>
            <w:r w:rsidR="00F65C9F">
              <w:rPr>
                <w:rFonts w:eastAsiaTheme="minorEastAsia"/>
                <w:noProof/>
                <w:lang w:eastAsia="fr-FR"/>
              </w:rPr>
              <w:tab/>
            </w:r>
            <w:r w:rsidR="00F65C9F" w:rsidRPr="00E22DA3">
              <w:rPr>
                <w:rStyle w:val="Lienhypertexte"/>
                <w:noProof/>
              </w:rPr>
              <w:t>Retraits</w:t>
            </w:r>
            <w:r w:rsidR="00F65C9F">
              <w:rPr>
                <w:noProof/>
                <w:webHidden/>
              </w:rPr>
              <w:tab/>
            </w:r>
            <w:r w:rsidR="00F65C9F">
              <w:rPr>
                <w:noProof/>
                <w:webHidden/>
              </w:rPr>
              <w:fldChar w:fldCharType="begin"/>
            </w:r>
            <w:r w:rsidR="00F65C9F">
              <w:rPr>
                <w:noProof/>
                <w:webHidden/>
              </w:rPr>
              <w:instrText xml:space="preserve"> PAGEREF _Toc63177987 \h </w:instrText>
            </w:r>
            <w:r w:rsidR="00F65C9F">
              <w:rPr>
                <w:noProof/>
                <w:webHidden/>
              </w:rPr>
            </w:r>
            <w:r w:rsidR="00F65C9F">
              <w:rPr>
                <w:noProof/>
                <w:webHidden/>
              </w:rPr>
              <w:fldChar w:fldCharType="separate"/>
            </w:r>
            <w:r w:rsidR="00F65C9F">
              <w:rPr>
                <w:noProof/>
                <w:webHidden/>
              </w:rPr>
              <w:t>6</w:t>
            </w:r>
            <w:r w:rsidR="00F65C9F">
              <w:rPr>
                <w:noProof/>
                <w:webHidden/>
              </w:rPr>
              <w:fldChar w:fldCharType="end"/>
            </w:r>
          </w:hyperlink>
        </w:p>
        <w:p w14:paraId="6C44B7B9" w14:textId="77777777" w:rsidR="00F65C9F" w:rsidRDefault="000751B8">
          <w:pPr>
            <w:pStyle w:val="TM2"/>
            <w:tabs>
              <w:tab w:val="left" w:pos="880"/>
              <w:tab w:val="right" w:leader="dot" w:pos="9060"/>
            </w:tabs>
            <w:rPr>
              <w:rFonts w:eastAsiaTheme="minorEastAsia"/>
              <w:noProof/>
              <w:lang w:eastAsia="fr-FR"/>
            </w:rPr>
          </w:pPr>
          <w:hyperlink w:anchor="_Toc63177988" w:history="1">
            <w:r w:rsidR="00F65C9F" w:rsidRPr="00E22DA3">
              <w:rPr>
                <w:rStyle w:val="Lienhypertexte"/>
                <w:noProof/>
              </w:rPr>
              <w:t>2.3.</w:t>
            </w:r>
            <w:r w:rsidR="00F65C9F">
              <w:rPr>
                <w:rFonts w:eastAsiaTheme="minorEastAsia"/>
                <w:noProof/>
                <w:lang w:eastAsia="fr-FR"/>
              </w:rPr>
              <w:tab/>
            </w:r>
            <w:r w:rsidR="00F65C9F" w:rsidRPr="00E22DA3">
              <w:rPr>
                <w:rStyle w:val="Lienhypertexte"/>
                <w:noProof/>
              </w:rPr>
              <w:t>Montant maximal</w:t>
            </w:r>
            <w:r w:rsidR="00F65C9F">
              <w:rPr>
                <w:noProof/>
                <w:webHidden/>
              </w:rPr>
              <w:tab/>
            </w:r>
            <w:r w:rsidR="00F65C9F">
              <w:rPr>
                <w:noProof/>
                <w:webHidden/>
              </w:rPr>
              <w:fldChar w:fldCharType="begin"/>
            </w:r>
            <w:r w:rsidR="00F65C9F">
              <w:rPr>
                <w:noProof/>
                <w:webHidden/>
              </w:rPr>
              <w:instrText xml:space="preserve"> PAGEREF _Toc63177988 \h </w:instrText>
            </w:r>
            <w:r w:rsidR="00F65C9F">
              <w:rPr>
                <w:noProof/>
                <w:webHidden/>
              </w:rPr>
            </w:r>
            <w:r w:rsidR="00F65C9F">
              <w:rPr>
                <w:noProof/>
                <w:webHidden/>
              </w:rPr>
              <w:fldChar w:fldCharType="separate"/>
            </w:r>
            <w:r w:rsidR="00F65C9F">
              <w:rPr>
                <w:noProof/>
                <w:webHidden/>
              </w:rPr>
              <w:t>6</w:t>
            </w:r>
            <w:r w:rsidR="00F65C9F">
              <w:rPr>
                <w:noProof/>
                <w:webHidden/>
              </w:rPr>
              <w:fldChar w:fldCharType="end"/>
            </w:r>
          </w:hyperlink>
        </w:p>
        <w:p w14:paraId="23491325" w14:textId="77777777" w:rsidR="00F65C9F" w:rsidRDefault="000751B8">
          <w:pPr>
            <w:pStyle w:val="TM2"/>
            <w:tabs>
              <w:tab w:val="left" w:pos="880"/>
              <w:tab w:val="right" w:leader="dot" w:pos="9060"/>
            </w:tabs>
            <w:rPr>
              <w:rFonts w:eastAsiaTheme="minorEastAsia"/>
              <w:noProof/>
              <w:lang w:eastAsia="fr-FR"/>
            </w:rPr>
          </w:pPr>
          <w:hyperlink w:anchor="_Toc63177989" w:history="1">
            <w:r w:rsidR="00F65C9F" w:rsidRPr="00E22DA3">
              <w:rPr>
                <w:rStyle w:val="Lienhypertexte"/>
                <w:noProof/>
              </w:rPr>
              <w:t>2.4.</w:t>
            </w:r>
            <w:r w:rsidR="00F65C9F">
              <w:rPr>
                <w:rFonts w:eastAsiaTheme="minorEastAsia"/>
                <w:noProof/>
                <w:lang w:eastAsia="fr-FR"/>
              </w:rPr>
              <w:tab/>
            </w:r>
            <w:r w:rsidR="00F65C9F" w:rsidRPr="00E22DA3">
              <w:rPr>
                <w:rStyle w:val="Lienhypertexte"/>
                <w:noProof/>
              </w:rPr>
              <w:t>Durée</w:t>
            </w:r>
            <w:r w:rsidR="00F65C9F">
              <w:rPr>
                <w:noProof/>
                <w:webHidden/>
              </w:rPr>
              <w:tab/>
            </w:r>
            <w:r w:rsidR="00F65C9F">
              <w:rPr>
                <w:noProof/>
                <w:webHidden/>
              </w:rPr>
              <w:fldChar w:fldCharType="begin"/>
            </w:r>
            <w:r w:rsidR="00F65C9F">
              <w:rPr>
                <w:noProof/>
                <w:webHidden/>
              </w:rPr>
              <w:instrText xml:space="preserve"> PAGEREF _Toc63177989 \h </w:instrText>
            </w:r>
            <w:r w:rsidR="00F65C9F">
              <w:rPr>
                <w:noProof/>
                <w:webHidden/>
              </w:rPr>
            </w:r>
            <w:r w:rsidR="00F65C9F">
              <w:rPr>
                <w:noProof/>
                <w:webHidden/>
              </w:rPr>
              <w:fldChar w:fldCharType="separate"/>
            </w:r>
            <w:r w:rsidR="00F65C9F">
              <w:rPr>
                <w:noProof/>
                <w:webHidden/>
              </w:rPr>
              <w:t>7</w:t>
            </w:r>
            <w:r w:rsidR="00F65C9F">
              <w:rPr>
                <w:noProof/>
                <w:webHidden/>
              </w:rPr>
              <w:fldChar w:fldCharType="end"/>
            </w:r>
          </w:hyperlink>
        </w:p>
        <w:p w14:paraId="45702B50" w14:textId="77777777" w:rsidR="00F65C9F" w:rsidRDefault="000751B8">
          <w:pPr>
            <w:pStyle w:val="TM2"/>
            <w:tabs>
              <w:tab w:val="left" w:pos="880"/>
              <w:tab w:val="right" w:leader="dot" w:pos="9060"/>
            </w:tabs>
            <w:rPr>
              <w:rFonts w:eastAsiaTheme="minorEastAsia"/>
              <w:noProof/>
              <w:lang w:eastAsia="fr-FR"/>
            </w:rPr>
          </w:pPr>
          <w:hyperlink w:anchor="_Toc63177990" w:history="1">
            <w:r w:rsidR="00F65C9F" w:rsidRPr="00E22DA3">
              <w:rPr>
                <w:rStyle w:val="Lienhypertexte"/>
                <w:noProof/>
              </w:rPr>
              <w:t>2.5.</w:t>
            </w:r>
            <w:r w:rsidR="00F65C9F">
              <w:rPr>
                <w:rFonts w:eastAsiaTheme="minorEastAsia"/>
                <w:noProof/>
                <w:lang w:eastAsia="fr-FR"/>
              </w:rPr>
              <w:tab/>
            </w:r>
            <w:r w:rsidR="00F65C9F" w:rsidRPr="00E22DA3">
              <w:rPr>
                <w:rStyle w:val="Lienhypertexte"/>
                <w:noProof/>
              </w:rPr>
              <w:t>Rémunération de l’épargne</w:t>
            </w:r>
            <w:r w:rsidR="00F65C9F">
              <w:rPr>
                <w:noProof/>
                <w:webHidden/>
              </w:rPr>
              <w:tab/>
            </w:r>
            <w:r w:rsidR="00F65C9F">
              <w:rPr>
                <w:noProof/>
                <w:webHidden/>
              </w:rPr>
              <w:fldChar w:fldCharType="begin"/>
            </w:r>
            <w:r w:rsidR="00F65C9F">
              <w:rPr>
                <w:noProof/>
                <w:webHidden/>
              </w:rPr>
              <w:instrText xml:space="preserve"> PAGEREF _Toc63177990 \h </w:instrText>
            </w:r>
            <w:r w:rsidR="00F65C9F">
              <w:rPr>
                <w:noProof/>
                <w:webHidden/>
              </w:rPr>
            </w:r>
            <w:r w:rsidR="00F65C9F">
              <w:rPr>
                <w:noProof/>
                <w:webHidden/>
              </w:rPr>
              <w:fldChar w:fldCharType="separate"/>
            </w:r>
            <w:r w:rsidR="00F65C9F">
              <w:rPr>
                <w:noProof/>
                <w:webHidden/>
              </w:rPr>
              <w:t>8</w:t>
            </w:r>
            <w:r w:rsidR="00F65C9F">
              <w:rPr>
                <w:noProof/>
                <w:webHidden/>
              </w:rPr>
              <w:fldChar w:fldCharType="end"/>
            </w:r>
          </w:hyperlink>
        </w:p>
        <w:p w14:paraId="7B3A70BA" w14:textId="77777777" w:rsidR="00F65C9F" w:rsidRDefault="000751B8">
          <w:pPr>
            <w:pStyle w:val="TM2"/>
            <w:tabs>
              <w:tab w:val="left" w:pos="880"/>
              <w:tab w:val="right" w:leader="dot" w:pos="9060"/>
            </w:tabs>
            <w:rPr>
              <w:rFonts w:eastAsiaTheme="minorEastAsia"/>
              <w:noProof/>
              <w:lang w:eastAsia="fr-FR"/>
            </w:rPr>
          </w:pPr>
          <w:hyperlink w:anchor="_Toc63177991" w:history="1">
            <w:r w:rsidR="00F65C9F" w:rsidRPr="00E22DA3">
              <w:rPr>
                <w:rStyle w:val="Lienhypertexte"/>
                <w:noProof/>
              </w:rPr>
              <w:t>2.6.</w:t>
            </w:r>
            <w:r w:rsidR="00F65C9F">
              <w:rPr>
                <w:rFonts w:eastAsiaTheme="minorEastAsia"/>
                <w:noProof/>
                <w:lang w:eastAsia="fr-FR"/>
              </w:rPr>
              <w:tab/>
            </w:r>
            <w:r w:rsidR="00F65C9F" w:rsidRPr="00E22DA3">
              <w:rPr>
                <w:rStyle w:val="Lienhypertexte"/>
                <w:noProof/>
              </w:rPr>
              <w:t>Interdiction du nantissement</w:t>
            </w:r>
            <w:r w:rsidR="00F65C9F">
              <w:rPr>
                <w:noProof/>
                <w:webHidden/>
              </w:rPr>
              <w:tab/>
            </w:r>
            <w:r w:rsidR="00F65C9F">
              <w:rPr>
                <w:noProof/>
                <w:webHidden/>
              </w:rPr>
              <w:fldChar w:fldCharType="begin"/>
            </w:r>
            <w:r w:rsidR="00F65C9F">
              <w:rPr>
                <w:noProof/>
                <w:webHidden/>
              </w:rPr>
              <w:instrText xml:space="preserve"> PAGEREF _Toc63177991 \h </w:instrText>
            </w:r>
            <w:r w:rsidR="00F65C9F">
              <w:rPr>
                <w:noProof/>
                <w:webHidden/>
              </w:rPr>
            </w:r>
            <w:r w:rsidR="00F65C9F">
              <w:rPr>
                <w:noProof/>
                <w:webHidden/>
              </w:rPr>
              <w:fldChar w:fldCharType="separate"/>
            </w:r>
            <w:r w:rsidR="00F65C9F">
              <w:rPr>
                <w:noProof/>
                <w:webHidden/>
              </w:rPr>
              <w:t>12</w:t>
            </w:r>
            <w:r w:rsidR="00F65C9F">
              <w:rPr>
                <w:noProof/>
                <w:webHidden/>
              </w:rPr>
              <w:fldChar w:fldCharType="end"/>
            </w:r>
          </w:hyperlink>
        </w:p>
        <w:p w14:paraId="0C039984" w14:textId="77777777" w:rsidR="00F65C9F" w:rsidRDefault="000751B8">
          <w:pPr>
            <w:pStyle w:val="TM1"/>
            <w:tabs>
              <w:tab w:val="left" w:pos="440"/>
              <w:tab w:val="right" w:leader="dot" w:pos="9060"/>
            </w:tabs>
            <w:rPr>
              <w:rFonts w:eastAsiaTheme="minorEastAsia"/>
              <w:noProof/>
              <w:lang w:eastAsia="fr-FR"/>
            </w:rPr>
          </w:pPr>
          <w:hyperlink w:anchor="_Toc63177992" w:history="1">
            <w:r w:rsidR="00F65C9F" w:rsidRPr="00E22DA3">
              <w:rPr>
                <w:rStyle w:val="Lienhypertexte"/>
                <w:noProof/>
              </w:rPr>
              <w:t>3.</w:t>
            </w:r>
            <w:r w:rsidR="00F65C9F">
              <w:rPr>
                <w:rFonts w:eastAsiaTheme="minorEastAsia"/>
                <w:noProof/>
                <w:lang w:eastAsia="fr-FR"/>
              </w:rPr>
              <w:tab/>
            </w:r>
            <w:r w:rsidR="00F65C9F" w:rsidRPr="00E22DA3">
              <w:rPr>
                <w:rStyle w:val="Lienhypertexte"/>
                <w:noProof/>
              </w:rPr>
              <w:t>Transfert et cession du compte ou du plan d’épargne-logement</w:t>
            </w:r>
            <w:r w:rsidR="00F65C9F">
              <w:rPr>
                <w:noProof/>
                <w:webHidden/>
              </w:rPr>
              <w:tab/>
            </w:r>
            <w:r w:rsidR="00F65C9F">
              <w:rPr>
                <w:noProof/>
                <w:webHidden/>
              </w:rPr>
              <w:fldChar w:fldCharType="begin"/>
            </w:r>
            <w:r w:rsidR="00F65C9F">
              <w:rPr>
                <w:noProof/>
                <w:webHidden/>
              </w:rPr>
              <w:instrText xml:space="preserve"> PAGEREF _Toc63177992 \h </w:instrText>
            </w:r>
            <w:r w:rsidR="00F65C9F">
              <w:rPr>
                <w:noProof/>
                <w:webHidden/>
              </w:rPr>
            </w:r>
            <w:r w:rsidR="00F65C9F">
              <w:rPr>
                <w:noProof/>
                <w:webHidden/>
              </w:rPr>
              <w:fldChar w:fldCharType="separate"/>
            </w:r>
            <w:r w:rsidR="00F65C9F">
              <w:rPr>
                <w:noProof/>
                <w:webHidden/>
              </w:rPr>
              <w:t>12</w:t>
            </w:r>
            <w:r w:rsidR="00F65C9F">
              <w:rPr>
                <w:noProof/>
                <w:webHidden/>
              </w:rPr>
              <w:fldChar w:fldCharType="end"/>
            </w:r>
          </w:hyperlink>
        </w:p>
        <w:p w14:paraId="01251FDE" w14:textId="77777777" w:rsidR="00F65C9F" w:rsidRDefault="000751B8">
          <w:pPr>
            <w:pStyle w:val="TM2"/>
            <w:tabs>
              <w:tab w:val="left" w:pos="880"/>
              <w:tab w:val="right" w:leader="dot" w:pos="9060"/>
            </w:tabs>
            <w:rPr>
              <w:rFonts w:eastAsiaTheme="minorEastAsia"/>
              <w:noProof/>
              <w:lang w:eastAsia="fr-FR"/>
            </w:rPr>
          </w:pPr>
          <w:hyperlink w:anchor="_Toc63177993" w:history="1">
            <w:r w:rsidR="00F65C9F" w:rsidRPr="00E22DA3">
              <w:rPr>
                <w:rStyle w:val="Lienhypertexte"/>
                <w:noProof/>
              </w:rPr>
              <w:t>3.1.</w:t>
            </w:r>
            <w:r w:rsidR="00F65C9F">
              <w:rPr>
                <w:rFonts w:eastAsiaTheme="minorEastAsia"/>
                <w:noProof/>
                <w:lang w:eastAsia="fr-FR"/>
              </w:rPr>
              <w:tab/>
            </w:r>
            <w:r w:rsidR="00F65C9F" w:rsidRPr="00E22DA3">
              <w:rPr>
                <w:rStyle w:val="Lienhypertexte"/>
                <w:noProof/>
              </w:rPr>
              <w:t>Transfert</w:t>
            </w:r>
            <w:r w:rsidR="00F65C9F">
              <w:rPr>
                <w:noProof/>
                <w:webHidden/>
              </w:rPr>
              <w:tab/>
            </w:r>
            <w:r w:rsidR="00F65C9F">
              <w:rPr>
                <w:noProof/>
                <w:webHidden/>
              </w:rPr>
              <w:fldChar w:fldCharType="begin"/>
            </w:r>
            <w:r w:rsidR="00F65C9F">
              <w:rPr>
                <w:noProof/>
                <w:webHidden/>
              </w:rPr>
              <w:instrText xml:space="preserve"> PAGEREF _Toc63177993 \h </w:instrText>
            </w:r>
            <w:r w:rsidR="00F65C9F">
              <w:rPr>
                <w:noProof/>
                <w:webHidden/>
              </w:rPr>
            </w:r>
            <w:r w:rsidR="00F65C9F">
              <w:rPr>
                <w:noProof/>
                <w:webHidden/>
              </w:rPr>
              <w:fldChar w:fldCharType="separate"/>
            </w:r>
            <w:r w:rsidR="00F65C9F">
              <w:rPr>
                <w:noProof/>
                <w:webHidden/>
              </w:rPr>
              <w:t>12</w:t>
            </w:r>
            <w:r w:rsidR="00F65C9F">
              <w:rPr>
                <w:noProof/>
                <w:webHidden/>
              </w:rPr>
              <w:fldChar w:fldCharType="end"/>
            </w:r>
          </w:hyperlink>
        </w:p>
        <w:p w14:paraId="084442FF" w14:textId="77777777" w:rsidR="00F65C9F" w:rsidRDefault="000751B8">
          <w:pPr>
            <w:pStyle w:val="TM2"/>
            <w:tabs>
              <w:tab w:val="left" w:pos="880"/>
              <w:tab w:val="right" w:leader="dot" w:pos="9060"/>
            </w:tabs>
            <w:rPr>
              <w:rFonts w:eastAsiaTheme="minorEastAsia"/>
              <w:noProof/>
              <w:lang w:eastAsia="fr-FR"/>
            </w:rPr>
          </w:pPr>
          <w:hyperlink w:anchor="_Toc63177994" w:history="1">
            <w:r w:rsidR="00F65C9F" w:rsidRPr="00E22DA3">
              <w:rPr>
                <w:rStyle w:val="Lienhypertexte"/>
                <w:noProof/>
              </w:rPr>
              <w:t>3.2.</w:t>
            </w:r>
            <w:r w:rsidR="00F65C9F">
              <w:rPr>
                <w:rFonts w:eastAsiaTheme="minorEastAsia"/>
                <w:noProof/>
                <w:lang w:eastAsia="fr-FR"/>
              </w:rPr>
              <w:tab/>
            </w:r>
            <w:r w:rsidR="00F65C9F" w:rsidRPr="00E22DA3">
              <w:rPr>
                <w:rStyle w:val="Lienhypertexte"/>
                <w:noProof/>
              </w:rPr>
              <w:t>Cession entre vifs</w:t>
            </w:r>
            <w:r w:rsidR="00F65C9F">
              <w:rPr>
                <w:noProof/>
                <w:webHidden/>
              </w:rPr>
              <w:tab/>
            </w:r>
            <w:r w:rsidR="00F65C9F">
              <w:rPr>
                <w:noProof/>
                <w:webHidden/>
              </w:rPr>
              <w:fldChar w:fldCharType="begin"/>
            </w:r>
            <w:r w:rsidR="00F65C9F">
              <w:rPr>
                <w:noProof/>
                <w:webHidden/>
              </w:rPr>
              <w:instrText xml:space="preserve"> PAGEREF _Toc63177994 \h </w:instrText>
            </w:r>
            <w:r w:rsidR="00F65C9F">
              <w:rPr>
                <w:noProof/>
                <w:webHidden/>
              </w:rPr>
            </w:r>
            <w:r w:rsidR="00F65C9F">
              <w:rPr>
                <w:noProof/>
                <w:webHidden/>
              </w:rPr>
              <w:fldChar w:fldCharType="separate"/>
            </w:r>
            <w:r w:rsidR="00F65C9F">
              <w:rPr>
                <w:noProof/>
                <w:webHidden/>
              </w:rPr>
              <w:t>13</w:t>
            </w:r>
            <w:r w:rsidR="00F65C9F">
              <w:rPr>
                <w:noProof/>
                <w:webHidden/>
              </w:rPr>
              <w:fldChar w:fldCharType="end"/>
            </w:r>
          </w:hyperlink>
        </w:p>
        <w:p w14:paraId="3DCADEB8" w14:textId="77777777" w:rsidR="00F65C9F" w:rsidRDefault="000751B8">
          <w:pPr>
            <w:pStyle w:val="TM2"/>
            <w:tabs>
              <w:tab w:val="left" w:pos="880"/>
              <w:tab w:val="right" w:leader="dot" w:pos="9060"/>
            </w:tabs>
            <w:rPr>
              <w:rFonts w:eastAsiaTheme="minorEastAsia"/>
              <w:noProof/>
              <w:lang w:eastAsia="fr-FR"/>
            </w:rPr>
          </w:pPr>
          <w:hyperlink w:anchor="_Toc63177995" w:history="1">
            <w:r w:rsidR="00F65C9F" w:rsidRPr="00E22DA3">
              <w:rPr>
                <w:rStyle w:val="Lienhypertexte"/>
                <w:noProof/>
              </w:rPr>
              <w:t>3.3.</w:t>
            </w:r>
            <w:r w:rsidR="00F65C9F">
              <w:rPr>
                <w:rFonts w:eastAsiaTheme="minorEastAsia"/>
                <w:noProof/>
                <w:lang w:eastAsia="fr-FR"/>
              </w:rPr>
              <w:tab/>
            </w:r>
            <w:r w:rsidR="00F65C9F" w:rsidRPr="00E22DA3">
              <w:rPr>
                <w:rStyle w:val="Lienhypertexte"/>
                <w:noProof/>
              </w:rPr>
              <w:t>Cession en cas de décès du titulaire</w:t>
            </w:r>
            <w:r w:rsidR="00F65C9F">
              <w:rPr>
                <w:noProof/>
                <w:webHidden/>
              </w:rPr>
              <w:tab/>
            </w:r>
            <w:r w:rsidR="00F65C9F">
              <w:rPr>
                <w:noProof/>
                <w:webHidden/>
              </w:rPr>
              <w:fldChar w:fldCharType="begin"/>
            </w:r>
            <w:r w:rsidR="00F65C9F">
              <w:rPr>
                <w:noProof/>
                <w:webHidden/>
              </w:rPr>
              <w:instrText xml:space="preserve"> PAGEREF _Toc63177995 \h </w:instrText>
            </w:r>
            <w:r w:rsidR="00F65C9F">
              <w:rPr>
                <w:noProof/>
                <w:webHidden/>
              </w:rPr>
            </w:r>
            <w:r w:rsidR="00F65C9F">
              <w:rPr>
                <w:noProof/>
                <w:webHidden/>
              </w:rPr>
              <w:fldChar w:fldCharType="separate"/>
            </w:r>
            <w:r w:rsidR="00F65C9F">
              <w:rPr>
                <w:noProof/>
                <w:webHidden/>
              </w:rPr>
              <w:t>14</w:t>
            </w:r>
            <w:r w:rsidR="00F65C9F">
              <w:rPr>
                <w:noProof/>
                <w:webHidden/>
              </w:rPr>
              <w:fldChar w:fldCharType="end"/>
            </w:r>
          </w:hyperlink>
        </w:p>
        <w:p w14:paraId="2ACF1306" w14:textId="77777777" w:rsidR="00F65C9F" w:rsidRDefault="000751B8">
          <w:pPr>
            <w:pStyle w:val="TM1"/>
            <w:tabs>
              <w:tab w:val="left" w:pos="440"/>
              <w:tab w:val="right" w:leader="dot" w:pos="9060"/>
            </w:tabs>
            <w:rPr>
              <w:rFonts w:eastAsiaTheme="minorEastAsia"/>
              <w:noProof/>
              <w:lang w:eastAsia="fr-FR"/>
            </w:rPr>
          </w:pPr>
          <w:hyperlink w:anchor="_Toc63177996" w:history="1">
            <w:r w:rsidR="00F65C9F" w:rsidRPr="00E22DA3">
              <w:rPr>
                <w:rStyle w:val="Lienhypertexte"/>
                <w:noProof/>
              </w:rPr>
              <w:t>4.</w:t>
            </w:r>
            <w:r w:rsidR="00F65C9F">
              <w:rPr>
                <w:rFonts w:eastAsiaTheme="minorEastAsia"/>
                <w:noProof/>
                <w:lang w:eastAsia="fr-FR"/>
              </w:rPr>
              <w:tab/>
            </w:r>
            <w:r w:rsidR="00F65C9F" w:rsidRPr="00E22DA3">
              <w:rPr>
                <w:rStyle w:val="Lienhypertexte"/>
                <w:noProof/>
              </w:rPr>
              <w:t>Terme du compte ou du plan d’épargne-logement</w:t>
            </w:r>
            <w:r w:rsidR="00F65C9F">
              <w:rPr>
                <w:noProof/>
                <w:webHidden/>
              </w:rPr>
              <w:tab/>
            </w:r>
            <w:r w:rsidR="00F65C9F">
              <w:rPr>
                <w:noProof/>
                <w:webHidden/>
              </w:rPr>
              <w:fldChar w:fldCharType="begin"/>
            </w:r>
            <w:r w:rsidR="00F65C9F">
              <w:rPr>
                <w:noProof/>
                <w:webHidden/>
              </w:rPr>
              <w:instrText xml:space="preserve"> PAGEREF _Toc63177996 \h </w:instrText>
            </w:r>
            <w:r w:rsidR="00F65C9F">
              <w:rPr>
                <w:noProof/>
                <w:webHidden/>
              </w:rPr>
            </w:r>
            <w:r w:rsidR="00F65C9F">
              <w:rPr>
                <w:noProof/>
                <w:webHidden/>
              </w:rPr>
              <w:fldChar w:fldCharType="separate"/>
            </w:r>
            <w:r w:rsidR="00F65C9F">
              <w:rPr>
                <w:noProof/>
                <w:webHidden/>
              </w:rPr>
              <w:t>15</w:t>
            </w:r>
            <w:r w:rsidR="00F65C9F">
              <w:rPr>
                <w:noProof/>
                <w:webHidden/>
              </w:rPr>
              <w:fldChar w:fldCharType="end"/>
            </w:r>
          </w:hyperlink>
        </w:p>
        <w:p w14:paraId="651984A0" w14:textId="77777777" w:rsidR="00F65C9F" w:rsidRDefault="000751B8">
          <w:pPr>
            <w:pStyle w:val="TM2"/>
            <w:tabs>
              <w:tab w:val="left" w:pos="880"/>
              <w:tab w:val="right" w:leader="dot" w:pos="9060"/>
            </w:tabs>
            <w:rPr>
              <w:rFonts w:eastAsiaTheme="minorEastAsia"/>
              <w:noProof/>
              <w:lang w:eastAsia="fr-FR"/>
            </w:rPr>
          </w:pPr>
          <w:hyperlink w:anchor="_Toc63177997" w:history="1">
            <w:r w:rsidR="00F65C9F" w:rsidRPr="00E22DA3">
              <w:rPr>
                <w:rStyle w:val="Lienhypertexte"/>
                <w:noProof/>
              </w:rPr>
              <w:t>4.1.</w:t>
            </w:r>
            <w:r w:rsidR="00F65C9F">
              <w:rPr>
                <w:rFonts w:eastAsiaTheme="minorEastAsia"/>
                <w:noProof/>
                <w:lang w:eastAsia="fr-FR"/>
              </w:rPr>
              <w:tab/>
            </w:r>
            <w:r w:rsidR="00F65C9F" w:rsidRPr="00E22DA3">
              <w:rPr>
                <w:rStyle w:val="Lienhypertexte"/>
                <w:noProof/>
              </w:rPr>
              <w:t>Clôture / Résiliation</w:t>
            </w:r>
            <w:r w:rsidR="00F65C9F">
              <w:rPr>
                <w:noProof/>
                <w:webHidden/>
              </w:rPr>
              <w:tab/>
            </w:r>
            <w:r w:rsidR="00F65C9F">
              <w:rPr>
                <w:noProof/>
                <w:webHidden/>
              </w:rPr>
              <w:fldChar w:fldCharType="begin"/>
            </w:r>
            <w:r w:rsidR="00F65C9F">
              <w:rPr>
                <w:noProof/>
                <w:webHidden/>
              </w:rPr>
              <w:instrText xml:space="preserve"> PAGEREF _Toc63177997 \h </w:instrText>
            </w:r>
            <w:r w:rsidR="00F65C9F">
              <w:rPr>
                <w:noProof/>
                <w:webHidden/>
              </w:rPr>
            </w:r>
            <w:r w:rsidR="00F65C9F">
              <w:rPr>
                <w:noProof/>
                <w:webHidden/>
              </w:rPr>
              <w:fldChar w:fldCharType="separate"/>
            </w:r>
            <w:r w:rsidR="00F65C9F">
              <w:rPr>
                <w:noProof/>
                <w:webHidden/>
              </w:rPr>
              <w:t>15</w:t>
            </w:r>
            <w:r w:rsidR="00F65C9F">
              <w:rPr>
                <w:noProof/>
                <w:webHidden/>
              </w:rPr>
              <w:fldChar w:fldCharType="end"/>
            </w:r>
          </w:hyperlink>
        </w:p>
        <w:p w14:paraId="1F01D7DA" w14:textId="77777777" w:rsidR="00F65C9F" w:rsidRDefault="000751B8">
          <w:pPr>
            <w:pStyle w:val="TM2"/>
            <w:tabs>
              <w:tab w:val="left" w:pos="880"/>
              <w:tab w:val="right" w:leader="dot" w:pos="9060"/>
            </w:tabs>
            <w:rPr>
              <w:rFonts w:eastAsiaTheme="minorEastAsia"/>
              <w:noProof/>
              <w:lang w:eastAsia="fr-FR"/>
            </w:rPr>
          </w:pPr>
          <w:hyperlink w:anchor="_Toc63177998" w:history="1">
            <w:r w:rsidR="00F65C9F" w:rsidRPr="00E22DA3">
              <w:rPr>
                <w:rStyle w:val="Lienhypertexte"/>
                <w:noProof/>
              </w:rPr>
              <w:t>4.2.</w:t>
            </w:r>
            <w:r w:rsidR="00F65C9F">
              <w:rPr>
                <w:rFonts w:eastAsiaTheme="minorEastAsia"/>
                <w:noProof/>
                <w:lang w:eastAsia="fr-FR"/>
              </w:rPr>
              <w:tab/>
            </w:r>
            <w:r w:rsidR="00F65C9F" w:rsidRPr="00E22DA3">
              <w:rPr>
                <w:rStyle w:val="Lienhypertexte"/>
                <w:noProof/>
              </w:rPr>
              <w:t>Transformation du PEL en CEL</w:t>
            </w:r>
            <w:r w:rsidR="00F65C9F">
              <w:rPr>
                <w:noProof/>
                <w:webHidden/>
              </w:rPr>
              <w:tab/>
            </w:r>
            <w:r w:rsidR="00F65C9F">
              <w:rPr>
                <w:noProof/>
                <w:webHidden/>
              </w:rPr>
              <w:fldChar w:fldCharType="begin"/>
            </w:r>
            <w:r w:rsidR="00F65C9F">
              <w:rPr>
                <w:noProof/>
                <w:webHidden/>
              </w:rPr>
              <w:instrText xml:space="preserve"> PAGEREF _Toc63177998 \h </w:instrText>
            </w:r>
            <w:r w:rsidR="00F65C9F">
              <w:rPr>
                <w:noProof/>
                <w:webHidden/>
              </w:rPr>
            </w:r>
            <w:r w:rsidR="00F65C9F">
              <w:rPr>
                <w:noProof/>
                <w:webHidden/>
              </w:rPr>
              <w:fldChar w:fldCharType="separate"/>
            </w:r>
            <w:r w:rsidR="00F65C9F">
              <w:rPr>
                <w:noProof/>
                <w:webHidden/>
              </w:rPr>
              <w:t>16</w:t>
            </w:r>
            <w:r w:rsidR="00F65C9F">
              <w:rPr>
                <w:noProof/>
                <w:webHidden/>
              </w:rPr>
              <w:fldChar w:fldCharType="end"/>
            </w:r>
          </w:hyperlink>
        </w:p>
        <w:p w14:paraId="24C284FD" w14:textId="77777777" w:rsidR="00F65C9F" w:rsidRDefault="000751B8">
          <w:pPr>
            <w:pStyle w:val="TM2"/>
            <w:tabs>
              <w:tab w:val="left" w:pos="880"/>
              <w:tab w:val="right" w:leader="dot" w:pos="9060"/>
            </w:tabs>
            <w:rPr>
              <w:rFonts w:eastAsiaTheme="minorEastAsia"/>
              <w:noProof/>
              <w:lang w:eastAsia="fr-FR"/>
            </w:rPr>
          </w:pPr>
          <w:hyperlink w:anchor="_Toc63177999" w:history="1">
            <w:r w:rsidR="00F65C9F" w:rsidRPr="00E22DA3">
              <w:rPr>
                <w:rStyle w:val="Lienhypertexte"/>
                <w:noProof/>
              </w:rPr>
              <w:t>4.3.</w:t>
            </w:r>
            <w:r w:rsidR="00F65C9F">
              <w:rPr>
                <w:rFonts w:eastAsiaTheme="minorEastAsia"/>
                <w:noProof/>
                <w:lang w:eastAsia="fr-FR"/>
              </w:rPr>
              <w:tab/>
            </w:r>
            <w:r w:rsidR="00F65C9F" w:rsidRPr="00E22DA3">
              <w:rPr>
                <w:rStyle w:val="Lienhypertexte"/>
                <w:noProof/>
              </w:rPr>
              <w:t>Arrivée du terme</w:t>
            </w:r>
            <w:r w:rsidR="00F65C9F">
              <w:rPr>
                <w:noProof/>
                <w:webHidden/>
              </w:rPr>
              <w:tab/>
            </w:r>
            <w:r w:rsidR="00F65C9F">
              <w:rPr>
                <w:noProof/>
                <w:webHidden/>
              </w:rPr>
              <w:fldChar w:fldCharType="begin"/>
            </w:r>
            <w:r w:rsidR="00F65C9F">
              <w:rPr>
                <w:noProof/>
                <w:webHidden/>
              </w:rPr>
              <w:instrText xml:space="preserve"> PAGEREF _Toc63177999 \h </w:instrText>
            </w:r>
            <w:r w:rsidR="00F65C9F">
              <w:rPr>
                <w:noProof/>
                <w:webHidden/>
              </w:rPr>
            </w:r>
            <w:r w:rsidR="00F65C9F">
              <w:rPr>
                <w:noProof/>
                <w:webHidden/>
              </w:rPr>
              <w:fldChar w:fldCharType="separate"/>
            </w:r>
            <w:r w:rsidR="00F65C9F">
              <w:rPr>
                <w:noProof/>
                <w:webHidden/>
              </w:rPr>
              <w:t>17</w:t>
            </w:r>
            <w:r w:rsidR="00F65C9F">
              <w:rPr>
                <w:noProof/>
                <w:webHidden/>
              </w:rPr>
              <w:fldChar w:fldCharType="end"/>
            </w:r>
          </w:hyperlink>
        </w:p>
        <w:p w14:paraId="557499A1" w14:textId="77777777" w:rsidR="00F65C9F" w:rsidRDefault="000751B8">
          <w:pPr>
            <w:pStyle w:val="TM2"/>
            <w:tabs>
              <w:tab w:val="left" w:pos="880"/>
              <w:tab w:val="right" w:leader="dot" w:pos="9060"/>
            </w:tabs>
            <w:rPr>
              <w:rFonts w:eastAsiaTheme="minorEastAsia"/>
              <w:noProof/>
              <w:lang w:eastAsia="fr-FR"/>
            </w:rPr>
          </w:pPr>
          <w:hyperlink w:anchor="_Toc63178000" w:history="1">
            <w:r w:rsidR="00F65C9F" w:rsidRPr="00E22DA3">
              <w:rPr>
                <w:rStyle w:val="Lienhypertexte"/>
                <w:noProof/>
              </w:rPr>
              <w:t>4.4.</w:t>
            </w:r>
            <w:r w:rsidR="00F65C9F">
              <w:rPr>
                <w:rFonts w:eastAsiaTheme="minorEastAsia"/>
                <w:noProof/>
                <w:lang w:eastAsia="fr-FR"/>
              </w:rPr>
              <w:tab/>
            </w:r>
            <w:r w:rsidR="00F65C9F" w:rsidRPr="00E22DA3">
              <w:rPr>
                <w:rStyle w:val="Lienhypertexte"/>
                <w:noProof/>
              </w:rPr>
              <w:t>Fiscalité et prélèvements sociaux</w:t>
            </w:r>
            <w:r w:rsidR="00F65C9F">
              <w:rPr>
                <w:noProof/>
                <w:webHidden/>
              </w:rPr>
              <w:tab/>
            </w:r>
            <w:r w:rsidR="00F65C9F">
              <w:rPr>
                <w:noProof/>
                <w:webHidden/>
              </w:rPr>
              <w:fldChar w:fldCharType="begin"/>
            </w:r>
            <w:r w:rsidR="00F65C9F">
              <w:rPr>
                <w:noProof/>
                <w:webHidden/>
              </w:rPr>
              <w:instrText xml:space="preserve"> PAGEREF _Toc63178000 \h </w:instrText>
            </w:r>
            <w:r w:rsidR="00F65C9F">
              <w:rPr>
                <w:noProof/>
                <w:webHidden/>
              </w:rPr>
            </w:r>
            <w:r w:rsidR="00F65C9F">
              <w:rPr>
                <w:noProof/>
                <w:webHidden/>
              </w:rPr>
              <w:fldChar w:fldCharType="separate"/>
            </w:r>
            <w:r w:rsidR="00F65C9F">
              <w:rPr>
                <w:noProof/>
                <w:webHidden/>
              </w:rPr>
              <w:t>18</w:t>
            </w:r>
            <w:r w:rsidR="00F65C9F">
              <w:rPr>
                <w:noProof/>
                <w:webHidden/>
              </w:rPr>
              <w:fldChar w:fldCharType="end"/>
            </w:r>
          </w:hyperlink>
        </w:p>
        <w:p w14:paraId="75368668" w14:textId="77777777" w:rsidR="00F65C9F" w:rsidRDefault="000751B8">
          <w:pPr>
            <w:pStyle w:val="TM1"/>
            <w:tabs>
              <w:tab w:val="left" w:pos="440"/>
              <w:tab w:val="right" w:leader="dot" w:pos="9060"/>
            </w:tabs>
            <w:rPr>
              <w:rFonts w:eastAsiaTheme="minorEastAsia"/>
              <w:noProof/>
              <w:lang w:eastAsia="fr-FR"/>
            </w:rPr>
          </w:pPr>
          <w:hyperlink w:anchor="_Toc63178001" w:history="1">
            <w:r w:rsidR="00F65C9F" w:rsidRPr="00E22DA3">
              <w:rPr>
                <w:rStyle w:val="Lienhypertexte"/>
                <w:noProof/>
              </w:rPr>
              <w:t>5.</w:t>
            </w:r>
            <w:r w:rsidR="00F65C9F">
              <w:rPr>
                <w:rFonts w:eastAsiaTheme="minorEastAsia"/>
                <w:noProof/>
                <w:lang w:eastAsia="fr-FR"/>
              </w:rPr>
              <w:tab/>
            </w:r>
            <w:r w:rsidR="00F65C9F" w:rsidRPr="00E22DA3">
              <w:rPr>
                <w:rStyle w:val="Lienhypertexte"/>
                <w:noProof/>
              </w:rPr>
              <w:t>ANNEXES</w:t>
            </w:r>
            <w:r w:rsidR="00F65C9F">
              <w:rPr>
                <w:noProof/>
                <w:webHidden/>
              </w:rPr>
              <w:tab/>
            </w:r>
            <w:r w:rsidR="00F65C9F">
              <w:rPr>
                <w:noProof/>
                <w:webHidden/>
              </w:rPr>
              <w:fldChar w:fldCharType="begin"/>
            </w:r>
            <w:r w:rsidR="00F65C9F">
              <w:rPr>
                <w:noProof/>
                <w:webHidden/>
              </w:rPr>
              <w:instrText xml:space="preserve"> PAGEREF _Toc63178001 \h </w:instrText>
            </w:r>
            <w:r w:rsidR="00F65C9F">
              <w:rPr>
                <w:noProof/>
                <w:webHidden/>
              </w:rPr>
            </w:r>
            <w:r w:rsidR="00F65C9F">
              <w:rPr>
                <w:noProof/>
                <w:webHidden/>
              </w:rPr>
              <w:fldChar w:fldCharType="separate"/>
            </w:r>
            <w:r w:rsidR="00F65C9F">
              <w:rPr>
                <w:noProof/>
                <w:webHidden/>
              </w:rPr>
              <w:t>19</w:t>
            </w:r>
            <w:r w:rsidR="00F65C9F">
              <w:rPr>
                <w:noProof/>
                <w:webHidden/>
              </w:rPr>
              <w:fldChar w:fldCharType="end"/>
            </w:r>
          </w:hyperlink>
        </w:p>
        <w:p w14:paraId="47CF4A94" w14:textId="77777777" w:rsidR="00F65C9F" w:rsidRDefault="000751B8">
          <w:pPr>
            <w:pStyle w:val="TM2"/>
            <w:tabs>
              <w:tab w:val="right" w:leader="dot" w:pos="9060"/>
            </w:tabs>
            <w:rPr>
              <w:rFonts w:eastAsiaTheme="minorEastAsia"/>
              <w:noProof/>
              <w:lang w:eastAsia="fr-FR"/>
            </w:rPr>
          </w:pPr>
          <w:hyperlink w:anchor="_Toc63178002" w:history="1">
            <w:r w:rsidR="00F65C9F" w:rsidRPr="00E22DA3">
              <w:rPr>
                <w:rStyle w:val="Lienhypertexte"/>
                <w:noProof/>
              </w:rPr>
              <w:t>ANNEXE I. Traitement des PEL en cas de succession</w:t>
            </w:r>
            <w:r w:rsidR="00F65C9F">
              <w:rPr>
                <w:noProof/>
                <w:webHidden/>
              </w:rPr>
              <w:tab/>
            </w:r>
            <w:r w:rsidR="00F65C9F">
              <w:rPr>
                <w:noProof/>
                <w:webHidden/>
              </w:rPr>
              <w:fldChar w:fldCharType="begin"/>
            </w:r>
            <w:r w:rsidR="00F65C9F">
              <w:rPr>
                <w:noProof/>
                <w:webHidden/>
              </w:rPr>
              <w:instrText xml:space="preserve"> PAGEREF _Toc63178002 \h </w:instrText>
            </w:r>
            <w:r w:rsidR="00F65C9F">
              <w:rPr>
                <w:noProof/>
                <w:webHidden/>
              </w:rPr>
            </w:r>
            <w:r w:rsidR="00F65C9F">
              <w:rPr>
                <w:noProof/>
                <w:webHidden/>
              </w:rPr>
              <w:fldChar w:fldCharType="separate"/>
            </w:r>
            <w:r w:rsidR="00F65C9F">
              <w:rPr>
                <w:noProof/>
                <w:webHidden/>
              </w:rPr>
              <w:t>19</w:t>
            </w:r>
            <w:r w:rsidR="00F65C9F">
              <w:rPr>
                <w:noProof/>
                <w:webHidden/>
              </w:rPr>
              <w:fldChar w:fldCharType="end"/>
            </w:r>
          </w:hyperlink>
        </w:p>
        <w:p w14:paraId="766CE0E9" w14:textId="77777777" w:rsidR="00F65C9F" w:rsidRDefault="000751B8">
          <w:pPr>
            <w:pStyle w:val="TM2"/>
            <w:tabs>
              <w:tab w:val="right" w:leader="dot" w:pos="9060"/>
            </w:tabs>
            <w:rPr>
              <w:rFonts w:eastAsiaTheme="minorEastAsia"/>
              <w:noProof/>
              <w:lang w:eastAsia="fr-FR"/>
            </w:rPr>
          </w:pPr>
          <w:hyperlink w:anchor="_Toc63178003" w:history="1">
            <w:r w:rsidR="00F65C9F" w:rsidRPr="00E22DA3">
              <w:rPr>
                <w:rStyle w:val="Lienhypertexte"/>
                <w:noProof/>
              </w:rPr>
              <w:t>ANNEXE II : Les différents cas de transformation d’un PEL en CEL</w:t>
            </w:r>
            <w:r w:rsidR="00F65C9F">
              <w:rPr>
                <w:noProof/>
                <w:webHidden/>
              </w:rPr>
              <w:tab/>
            </w:r>
            <w:r w:rsidR="00F65C9F">
              <w:rPr>
                <w:noProof/>
                <w:webHidden/>
              </w:rPr>
              <w:fldChar w:fldCharType="begin"/>
            </w:r>
            <w:r w:rsidR="00F65C9F">
              <w:rPr>
                <w:noProof/>
                <w:webHidden/>
              </w:rPr>
              <w:instrText xml:space="preserve"> PAGEREF _Toc63178003 \h </w:instrText>
            </w:r>
            <w:r w:rsidR="00F65C9F">
              <w:rPr>
                <w:noProof/>
                <w:webHidden/>
              </w:rPr>
            </w:r>
            <w:r w:rsidR="00F65C9F">
              <w:rPr>
                <w:noProof/>
                <w:webHidden/>
              </w:rPr>
              <w:fldChar w:fldCharType="separate"/>
            </w:r>
            <w:r w:rsidR="00F65C9F">
              <w:rPr>
                <w:noProof/>
                <w:webHidden/>
              </w:rPr>
              <w:t>21</w:t>
            </w:r>
            <w:r w:rsidR="00F65C9F">
              <w:rPr>
                <w:noProof/>
                <w:webHidden/>
              </w:rPr>
              <w:fldChar w:fldCharType="end"/>
            </w:r>
          </w:hyperlink>
        </w:p>
        <w:p w14:paraId="49FD3FFB" w14:textId="77777777" w:rsidR="00F65C9F" w:rsidRDefault="000751B8">
          <w:pPr>
            <w:pStyle w:val="TM2"/>
            <w:tabs>
              <w:tab w:val="right" w:leader="dot" w:pos="9060"/>
            </w:tabs>
            <w:rPr>
              <w:rFonts w:eastAsiaTheme="minorEastAsia"/>
              <w:noProof/>
              <w:lang w:eastAsia="fr-FR"/>
            </w:rPr>
          </w:pPr>
          <w:hyperlink w:anchor="_Toc63178004" w:history="1">
            <w:r w:rsidR="00F65C9F" w:rsidRPr="00E22DA3">
              <w:rPr>
                <w:rStyle w:val="Lienhypertexte"/>
                <w:noProof/>
              </w:rPr>
              <w:t>ANNEXE III. Transfert du compte ou du plan d’épargne-logement</w:t>
            </w:r>
            <w:r w:rsidR="00F65C9F">
              <w:rPr>
                <w:noProof/>
                <w:webHidden/>
              </w:rPr>
              <w:tab/>
            </w:r>
            <w:r w:rsidR="00F65C9F">
              <w:rPr>
                <w:noProof/>
                <w:webHidden/>
              </w:rPr>
              <w:fldChar w:fldCharType="begin"/>
            </w:r>
            <w:r w:rsidR="00F65C9F">
              <w:rPr>
                <w:noProof/>
                <w:webHidden/>
              </w:rPr>
              <w:instrText xml:space="preserve"> PAGEREF _Toc63178004 \h </w:instrText>
            </w:r>
            <w:r w:rsidR="00F65C9F">
              <w:rPr>
                <w:noProof/>
                <w:webHidden/>
              </w:rPr>
            </w:r>
            <w:r w:rsidR="00F65C9F">
              <w:rPr>
                <w:noProof/>
                <w:webHidden/>
              </w:rPr>
              <w:fldChar w:fldCharType="separate"/>
            </w:r>
            <w:r w:rsidR="00F65C9F">
              <w:rPr>
                <w:noProof/>
                <w:webHidden/>
              </w:rPr>
              <w:t>23</w:t>
            </w:r>
            <w:r w:rsidR="00F65C9F">
              <w:rPr>
                <w:noProof/>
                <w:webHidden/>
              </w:rPr>
              <w:fldChar w:fldCharType="end"/>
            </w:r>
          </w:hyperlink>
        </w:p>
        <w:p w14:paraId="66534564" w14:textId="77777777" w:rsidR="003F17D0" w:rsidRDefault="003F17D0" w:rsidP="003F17D0">
          <w:pPr>
            <w:rPr>
              <w:b/>
              <w:bCs/>
            </w:rPr>
          </w:pPr>
          <w:r w:rsidRPr="009B4164">
            <w:rPr>
              <w:rFonts w:ascii="CG Omega" w:hAnsi="CG Omega"/>
              <w:b/>
              <w:bCs/>
            </w:rPr>
            <w:fldChar w:fldCharType="end"/>
          </w:r>
        </w:p>
      </w:sdtContent>
    </w:sdt>
    <w:p w14:paraId="362EF8B9" w14:textId="77777777" w:rsidR="005E1217" w:rsidRDefault="005E1217">
      <w:pPr>
        <w:rPr>
          <w:rFonts w:ascii="CG Omega" w:hAnsi="CG Omega"/>
          <w:b/>
          <w:caps/>
          <w:sz w:val="28"/>
          <w:szCs w:val="30"/>
        </w:rPr>
      </w:pPr>
    </w:p>
    <w:p w14:paraId="3E62FF5C" w14:textId="77777777" w:rsidR="005E1217" w:rsidRDefault="005E1217">
      <w:pPr>
        <w:rPr>
          <w:rFonts w:ascii="CG Omega" w:hAnsi="CG Omega"/>
          <w:b/>
          <w:caps/>
          <w:sz w:val="28"/>
          <w:szCs w:val="30"/>
        </w:rPr>
      </w:pPr>
    </w:p>
    <w:p w14:paraId="76EB4343" w14:textId="77777777" w:rsidR="005E1217" w:rsidRPr="008D770C" w:rsidRDefault="00486425" w:rsidP="008D770C">
      <w:pPr>
        <w:ind w:left="0"/>
        <w:rPr>
          <w:rFonts w:ascii="CG Omega" w:hAnsi="CG Omega"/>
        </w:rPr>
      </w:pPr>
      <w:r w:rsidRPr="008D770C">
        <w:rPr>
          <w:rFonts w:ascii="CG Omega" w:hAnsi="CG Omega"/>
          <w:b/>
        </w:rPr>
        <w:t>N.B.</w:t>
      </w:r>
      <w:r>
        <w:rPr>
          <w:rFonts w:ascii="CG Omega" w:hAnsi="CG Omega"/>
        </w:rPr>
        <w:t xml:space="preserve"> : </w:t>
      </w:r>
      <w:r>
        <w:rPr>
          <w:rFonts w:ascii="CG Omega" w:hAnsi="CG Omega"/>
        </w:rPr>
        <w:tab/>
      </w:r>
      <w:r w:rsidR="005E1217" w:rsidRPr="008D770C">
        <w:rPr>
          <w:rFonts w:ascii="CG Omega" w:hAnsi="CG Omega"/>
        </w:rPr>
        <w:t>Dispositions communes au CEL et au PEL</w:t>
      </w:r>
    </w:p>
    <w:p w14:paraId="3A804F2F" w14:textId="77777777" w:rsidR="005E1217" w:rsidRDefault="005E1217" w:rsidP="008D770C">
      <w:pPr>
        <w:ind w:left="0" w:firstLine="0"/>
        <w:rPr>
          <w:rFonts w:ascii="CG Omega" w:hAnsi="CG Omega"/>
          <w:b/>
          <w:caps/>
          <w:sz w:val="28"/>
          <w:szCs w:val="30"/>
        </w:rPr>
      </w:pPr>
    </w:p>
    <w:p w14:paraId="676AA300" w14:textId="77777777" w:rsidR="005E1217" w:rsidRDefault="005E1217" w:rsidP="008D770C">
      <w:pPr>
        <w:pStyle w:val="Sansinterligne"/>
        <w:pBdr>
          <w:top w:val="single" w:sz="4" w:space="1" w:color="auto"/>
          <w:left w:val="single" w:sz="4" w:space="4" w:color="auto"/>
          <w:bottom w:val="single" w:sz="4" w:space="1" w:color="auto"/>
          <w:right w:val="single" w:sz="4" w:space="4" w:color="auto"/>
        </w:pBdr>
        <w:ind w:left="709" w:hanging="1"/>
        <w:rPr>
          <w:rFonts w:ascii="CG Omega" w:hAnsi="CG Omega"/>
        </w:rPr>
      </w:pPr>
      <w:r w:rsidRPr="008D770C">
        <w:rPr>
          <w:rFonts w:ascii="CG Omega" w:hAnsi="CG Omega"/>
        </w:rPr>
        <w:t>Dispositions relatives au CEL uniquement</w:t>
      </w:r>
    </w:p>
    <w:p w14:paraId="00FC2A8B" w14:textId="77777777" w:rsidR="005E1217" w:rsidRDefault="005E1217" w:rsidP="008D770C">
      <w:pPr>
        <w:pStyle w:val="Sansinterligne"/>
        <w:ind w:left="0" w:firstLine="0"/>
        <w:rPr>
          <w:rFonts w:ascii="CG Omega" w:hAnsi="CG Omega"/>
        </w:rPr>
      </w:pPr>
    </w:p>
    <w:p w14:paraId="64F8CD6B" w14:textId="77777777" w:rsidR="00626316" w:rsidRDefault="005E1217"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709" w:hanging="1"/>
        <w:rPr>
          <w:rFonts w:ascii="CG Omega" w:hAnsi="CG Omega"/>
          <w:b/>
          <w:caps/>
          <w:sz w:val="28"/>
          <w:szCs w:val="30"/>
        </w:rPr>
      </w:pPr>
      <w:r>
        <w:rPr>
          <w:rFonts w:ascii="CG Omega" w:hAnsi="CG Omega"/>
        </w:rPr>
        <w:t>Dispositions relatives au PEL uniquement</w:t>
      </w:r>
      <w:r>
        <w:rPr>
          <w:rFonts w:ascii="CG Omega" w:hAnsi="CG Omega"/>
          <w:b/>
          <w:caps/>
          <w:sz w:val="28"/>
          <w:szCs w:val="30"/>
        </w:rPr>
        <w:t xml:space="preserve"> </w:t>
      </w:r>
      <w:r w:rsidR="00626316">
        <w:rPr>
          <w:rFonts w:ascii="CG Omega" w:hAnsi="CG Omega"/>
          <w:b/>
          <w:caps/>
          <w:sz w:val="28"/>
          <w:szCs w:val="30"/>
        </w:rPr>
        <w:br w:type="page"/>
      </w:r>
    </w:p>
    <w:p w14:paraId="37ED612F" w14:textId="018D2F33" w:rsidR="00394DFD" w:rsidRPr="002D4D51" w:rsidRDefault="00394DFD" w:rsidP="00394DFD">
      <w:pPr>
        <w:ind w:left="0" w:firstLine="0"/>
        <w:jc w:val="center"/>
        <w:rPr>
          <w:rFonts w:ascii="CG Omega" w:hAnsi="CG Omega"/>
          <w:b/>
          <w:caps/>
          <w:sz w:val="28"/>
          <w:szCs w:val="30"/>
        </w:rPr>
      </w:pPr>
      <w:r w:rsidRPr="002D4D51">
        <w:rPr>
          <w:rFonts w:ascii="CG Omega" w:hAnsi="CG Omega"/>
          <w:b/>
          <w:caps/>
          <w:sz w:val="28"/>
          <w:szCs w:val="30"/>
        </w:rPr>
        <w:lastRenderedPageBreak/>
        <w:t>Epargne-logement : phase épargne</w:t>
      </w:r>
    </w:p>
    <w:p w14:paraId="28B608D0" w14:textId="77777777" w:rsidR="00394DFD" w:rsidRPr="002D4D51" w:rsidRDefault="00394DFD" w:rsidP="002D4D51">
      <w:pPr>
        <w:pStyle w:val="Sansinterligne"/>
        <w:ind w:left="0" w:firstLine="0"/>
        <w:rPr>
          <w:rFonts w:ascii="CG Omega" w:hAnsi="CG Omega"/>
        </w:rPr>
      </w:pPr>
    </w:p>
    <w:p w14:paraId="6A7CEB00" w14:textId="77777777" w:rsidR="00394DFD" w:rsidRPr="002D4D51" w:rsidRDefault="00394DFD" w:rsidP="002D4D51">
      <w:pPr>
        <w:pStyle w:val="Sansinterligne"/>
        <w:ind w:left="0" w:firstLine="0"/>
        <w:rPr>
          <w:rFonts w:ascii="CG Omega" w:hAnsi="CG Omega"/>
        </w:rPr>
      </w:pPr>
    </w:p>
    <w:p w14:paraId="55505E3A" w14:textId="0A90C2A9" w:rsidR="000732A3" w:rsidRPr="002D4D51" w:rsidRDefault="004C5960" w:rsidP="00E34DAC">
      <w:pPr>
        <w:pStyle w:val="Titre1"/>
        <w:numPr>
          <w:ilvl w:val="0"/>
          <w:numId w:val="13"/>
        </w:numPr>
        <w:ind w:left="431" w:hanging="431"/>
      </w:pPr>
      <w:bookmarkStart w:id="1" w:name="_Toc394930610"/>
      <w:bookmarkStart w:id="2" w:name="_Toc394930667"/>
      <w:bookmarkStart w:id="3" w:name="_Ref474922807"/>
      <w:bookmarkStart w:id="4" w:name="_Toc63177980"/>
      <w:r w:rsidRPr="002D4D51">
        <w:t xml:space="preserve">Ouverture </w:t>
      </w:r>
      <w:r w:rsidR="008D770C">
        <w:t xml:space="preserve">d’un </w:t>
      </w:r>
      <w:r w:rsidRPr="002D4D51">
        <w:t>compte</w:t>
      </w:r>
      <w:r w:rsidR="0031029A" w:rsidRPr="002D4D51">
        <w:t xml:space="preserve"> ou </w:t>
      </w:r>
      <w:r w:rsidR="008D770C">
        <w:t>d’un</w:t>
      </w:r>
      <w:r w:rsidR="008D770C" w:rsidRPr="002D4D51">
        <w:t xml:space="preserve"> </w:t>
      </w:r>
      <w:r w:rsidR="0031029A" w:rsidRPr="002D4D51">
        <w:t>plan</w:t>
      </w:r>
      <w:r w:rsidR="00C874F3" w:rsidRPr="002D4D51">
        <w:t xml:space="preserve"> d’épargne-logement</w:t>
      </w:r>
      <w:bookmarkEnd w:id="1"/>
      <w:bookmarkEnd w:id="2"/>
      <w:bookmarkEnd w:id="3"/>
      <w:bookmarkEnd w:id="4"/>
    </w:p>
    <w:p w14:paraId="073BC13F" w14:textId="77777777" w:rsidR="00D054F8" w:rsidRPr="002D4D51" w:rsidRDefault="00D054F8" w:rsidP="00676565">
      <w:pPr>
        <w:pStyle w:val="Sansinterligne"/>
        <w:ind w:left="0" w:firstLine="0"/>
        <w:rPr>
          <w:rFonts w:ascii="CG Omega" w:hAnsi="CG Omega"/>
        </w:rPr>
      </w:pPr>
    </w:p>
    <w:p w14:paraId="1A715020" w14:textId="77777777" w:rsidR="004C5960" w:rsidRPr="002D4D51" w:rsidRDefault="004C5960" w:rsidP="00E34DAC">
      <w:pPr>
        <w:pStyle w:val="Titre2"/>
        <w:numPr>
          <w:ilvl w:val="0"/>
          <w:numId w:val="20"/>
        </w:numPr>
        <w:ind w:left="792" w:hanging="432"/>
      </w:pPr>
      <w:bookmarkStart w:id="5" w:name="_Toc394930611"/>
      <w:bookmarkStart w:id="6" w:name="_Toc394930668"/>
      <w:bookmarkStart w:id="7" w:name="_Toc63177981"/>
      <w:r w:rsidRPr="002D4D51">
        <w:t>Souscripteur d’</w:t>
      </w:r>
      <w:r w:rsidR="0031029A" w:rsidRPr="002D4D51">
        <w:t>un CEL ou d’un PEL</w:t>
      </w:r>
      <w:bookmarkEnd w:id="5"/>
      <w:bookmarkEnd w:id="6"/>
      <w:bookmarkEnd w:id="7"/>
    </w:p>
    <w:p w14:paraId="081BA4FC" w14:textId="77777777" w:rsidR="004C5960" w:rsidRPr="004C4C17" w:rsidRDefault="004C5960" w:rsidP="00AA738D">
      <w:pPr>
        <w:pStyle w:val="Sansinterligne"/>
        <w:ind w:left="0" w:firstLine="0"/>
        <w:rPr>
          <w:rFonts w:ascii="CG Omega" w:hAnsi="CG Omega"/>
        </w:rPr>
      </w:pPr>
    </w:p>
    <w:p w14:paraId="2795045B" w14:textId="66510027" w:rsidR="00CF55CE" w:rsidRPr="004C4C17" w:rsidRDefault="004C5960" w:rsidP="001F419C">
      <w:pPr>
        <w:pStyle w:val="Sansinterligne"/>
        <w:ind w:left="0" w:firstLine="0"/>
        <w:rPr>
          <w:rFonts w:ascii="CG Omega" w:hAnsi="CG Omega"/>
        </w:rPr>
      </w:pPr>
      <w:r w:rsidRPr="004C4C17">
        <w:rPr>
          <w:rFonts w:ascii="CG Omega" w:hAnsi="CG Omega"/>
          <w:u w:val="single"/>
        </w:rPr>
        <w:t>Personnes physiques</w:t>
      </w:r>
      <w:r w:rsidRPr="004C4C17">
        <w:rPr>
          <w:rFonts w:ascii="CG Omega" w:hAnsi="CG Omega"/>
        </w:rPr>
        <w:t> :</w:t>
      </w:r>
      <w:r w:rsidR="00C90925" w:rsidRPr="004C4C17">
        <w:rPr>
          <w:rFonts w:ascii="CG Omega" w:hAnsi="CG Omega"/>
        </w:rPr>
        <w:t xml:space="preserve"> Le bénéfice du régime de l’épargne-logement est réservé aux personnes physiques (</w:t>
      </w:r>
      <w:hyperlink r:id="rId13" w:history="1">
        <w:r w:rsidR="007004A2" w:rsidRPr="00C9676D">
          <w:rPr>
            <w:rStyle w:val="Lienhypertexte"/>
            <w:rFonts w:ascii="CG Omega" w:hAnsi="CG Omega"/>
            <w:i/>
          </w:rPr>
          <w:t>CCH,</w:t>
        </w:r>
        <w:r w:rsidR="007004A2" w:rsidRPr="00C9676D">
          <w:rPr>
            <w:rStyle w:val="Lienhypertexte"/>
            <w:rFonts w:ascii="CG Omega" w:hAnsi="CG Omega"/>
          </w:rPr>
          <w:t xml:space="preserve"> </w:t>
        </w:r>
        <w:r w:rsidR="007004A2" w:rsidRPr="00C9676D">
          <w:rPr>
            <w:rStyle w:val="Lienhypertexte"/>
            <w:rFonts w:ascii="CG Omega" w:hAnsi="CG Omega"/>
            <w:i/>
          </w:rPr>
          <w:t>art. L.</w:t>
        </w:r>
        <w:r w:rsidR="00C9676D" w:rsidRPr="00C9676D">
          <w:rPr>
            <w:rStyle w:val="Lienhypertexte"/>
            <w:rFonts w:ascii="CG Omega" w:hAnsi="CG Omega"/>
            <w:i/>
          </w:rPr>
          <w:t xml:space="preserve"> </w:t>
        </w:r>
        <w:r w:rsidR="007004A2" w:rsidRPr="00C9676D">
          <w:rPr>
            <w:rStyle w:val="Lienhypertexte"/>
            <w:rFonts w:ascii="CG Omega" w:hAnsi="CG Omega"/>
            <w:i/>
          </w:rPr>
          <w:t>315-1</w:t>
        </w:r>
      </w:hyperlink>
      <w:r w:rsidR="00C90925" w:rsidRPr="004C4C17">
        <w:rPr>
          <w:rFonts w:ascii="CG Omega" w:hAnsi="CG Omega"/>
        </w:rPr>
        <w:t xml:space="preserve">). Seules celles-ci peuvent </w:t>
      </w:r>
      <w:r w:rsidR="001B445F">
        <w:rPr>
          <w:rFonts w:ascii="CG Omega" w:hAnsi="CG Omega"/>
        </w:rPr>
        <w:t>donc</w:t>
      </w:r>
      <w:r w:rsidR="001B445F" w:rsidRPr="004C4C17">
        <w:rPr>
          <w:rFonts w:ascii="CG Omega" w:hAnsi="CG Omega"/>
        </w:rPr>
        <w:t xml:space="preserve"> </w:t>
      </w:r>
      <w:r w:rsidR="00C90925" w:rsidRPr="004C4C17">
        <w:rPr>
          <w:rFonts w:ascii="CG Omega" w:hAnsi="CG Omega"/>
        </w:rPr>
        <w:t>ouvrir un CEL ou un PEL, à l’exclusion de toute personne morale.</w:t>
      </w:r>
      <w:r w:rsidR="00CF55CE" w:rsidRPr="004C4C17">
        <w:rPr>
          <w:rFonts w:ascii="CG Omega" w:hAnsi="CG Omega"/>
        </w:rPr>
        <w:t xml:space="preserve"> </w:t>
      </w:r>
    </w:p>
    <w:p w14:paraId="1AD4E25D" w14:textId="77777777" w:rsidR="00FB1FE2" w:rsidRPr="004C4C17" w:rsidRDefault="00CF55CE" w:rsidP="001F419C">
      <w:pPr>
        <w:pStyle w:val="Sansinterligne"/>
        <w:ind w:left="0" w:firstLine="0"/>
        <w:rPr>
          <w:rFonts w:ascii="CG Omega" w:hAnsi="CG Omega"/>
        </w:rPr>
      </w:pPr>
      <w:r w:rsidRPr="004C4C17">
        <w:rPr>
          <w:rFonts w:ascii="CG Omega" w:hAnsi="CG Omega"/>
        </w:rPr>
        <w:t xml:space="preserve">Un CEL ou un PEL ne peut être ouvert qu’au nom d’une personne physique seule. </w:t>
      </w:r>
      <w:r w:rsidR="008D770C">
        <w:rPr>
          <w:rFonts w:ascii="CG Omega" w:hAnsi="CG Omega"/>
        </w:rPr>
        <w:t>Il ne peut</w:t>
      </w:r>
      <w:r w:rsidRPr="004C4C17">
        <w:rPr>
          <w:rFonts w:ascii="CG Omega" w:hAnsi="CG Omega"/>
        </w:rPr>
        <w:t xml:space="preserve"> être </w:t>
      </w:r>
      <w:r w:rsidR="00B063B6" w:rsidRPr="004C4C17">
        <w:rPr>
          <w:rFonts w:ascii="CG Omega" w:hAnsi="CG Omega"/>
        </w:rPr>
        <w:t>ouvert sous</w:t>
      </w:r>
      <w:r w:rsidRPr="004C4C17">
        <w:rPr>
          <w:rFonts w:ascii="CG Omega" w:hAnsi="CG Omega"/>
        </w:rPr>
        <w:t xml:space="preserve"> forme </w:t>
      </w:r>
      <w:r w:rsidR="008D770C">
        <w:rPr>
          <w:rFonts w:ascii="CG Omega" w:hAnsi="CG Omega"/>
        </w:rPr>
        <w:t>d’un</w:t>
      </w:r>
      <w:r w:rsidR="008D770C" w:rsidRPr="004C4C17">
        <w:rPr>
          <w:rFonts w:ascii="CG Omega" w:hAnsi="CG Omega"/>
        </w:rPr>
        <w:t xml:space="preserve"> </w:t>
      </w:r>
      <w:r w:rsidRPr="004C4C17">
        <w:rPr>
          <w:rFonts w:ascii="CG Omega" w:hAnsi="CG Omega"/>
        </w:rPr>
        <w:t xml:space="preserve">compte joint ou </w:t>
      </w:r>
      <w:r w:rsidR="008D770C">
        <w:rPr>
          <w:rFonts w:ascii="CG Omega" w:hAnsi="CG Omega"/>
        </w:rPr>
        <w:t>d’un</w:t>
      </w:r>
      <w:r w:rsidR="008D770C" w:rsidRPr="004C4C17">
        <w:rPr>
          <w:rFonts w:ascii="CG Omega" w:hAnsi="CG Omega"/>
        </w:rPr>
        <w:t xml:space="preserve"> </w:t>
      </w:r>
      <w:r w:rsidRPr="004C4C17">
        <w:rPr>
          <w:rFonts w:ascii="CG Omega" w:hAnsi="CG Omega"/>
        </w:rPr>
        <w:t>compte en indivision.</w:t>
      </w:r>
    </w:p>
    <w:p w14:paraId="73FCD250" w14:textId="77777777" w:rsidR="00FB1FE2" w:rsidRPr="004C4C17" w:rsidRDefault="00FB1FE2" w:rsidP="001F419C">
      <w:pPr>
        <w:pStyle w:val="Sansinterligne"/>
        <w:ind w:left="0" w:firstLine="0"/>
        <w:rPr>
          <w:rFonts w:ascii="CG Omega" w:hAnsi="CG Omega"/>
        </w:rPr>
      </w:pPr>
    </w:p>
    <w:p w14:paraId="451D40AC" w14:textId="4C7FC7A9" w:rsidR="003D0F3F" w:rsidRDefault="00FB1FE2" w:rsidP="001F419C">
      <w:pPr>
        <w:pStyle w:val="Sansinterligne"/>
        <w:ind w:left="0" w:firstLine="0"/>
        <w:rPr>
          <w:rFonts w:ascii="CG Omega" w:hAnsi="CG Omega"/>
        </w:rPr>
      </w:pPr>
      <w:r w:rsidRPr="004C4C17">
        <w:rPr>
          <w:rFonts w:ascii="CG Omega" w:hAnsi="CG Omega"/>
          <w:u w:val="single"/>
        </w:rPr>
        <w:t>Enfant mineur</w:t>
      </w:r>
      <w:r w:rsidRPr="004C4C17">
        <w:rPr>
          <w:rFonts w:ascii="CG Omega" w:hAnsi="CG Omega"/>
        </w:rPr>
        <w:t xml:space="preserve"> : </w:t>
      </w:r>
      <w:r w:rsidR="00C90925" w:rsidRPr="004C4C17">
        <w:rPr>
          <w:rFonts w:ascii="CG Omega" w:hAnsi="CG Omega"/>
        </w:rPr>
        <w:t xml:space="preserve">Le </w:t>
      </w:r>
      <w:r w:rsidRPr="004C4C17">
        <w:rPr>
          <w:rFonts w:ascii="CG Omega" w:hAnsi="CG Omega"/>
        </w:rPr>
        <w:t>CEL</w:t>
      </w:r>
      <w:r w:rsidR="00C90925" w:rsidRPr="004C4C17">
        <w:rPr>
          <w:rFonts w:ascii="CG Omega" w:hAnsi="CG Omega"/>
        </w:rPr>
        <w:t xml:space="preserve"> ou </w:t>
      </w:r>
      <w:r w:rsidRPr="004C4C17">
        <w:rPr>
          <w:rFonts w:ascii="CG Omega" w:hAnsi="CG Omega"/>
        </w:rPr>
        <w:t>PEL</w:t>
      </w:r>
      <w:r w:rsidR="00C90925" w:rsidRPr="004C4C17">
        <w:rPr>
          <w:rFonts w:ascii="CG Omega" w:hAnsi="CG Omega"/>
        </w:rPr>
        <w:t xml:space="preserve"> peut être ouvert au nom d’un enfant mineur</w:t>
      </w:r>
      <w:r w:rsidRPr="004C4C17">
        <w:rPr>
          <w:rFonts w:ascii="CG Omega" w:hAnsi="CG Omega"/>
        </w:rPr>
        <w:t xml:space="preserve">. Dans ce cas, il </w:t>
      </w:r>
      <w:r w:rsidR="00BF55AD" w:rsidRPr="00151254">
        <w:rPr>
          <w:rFonts w:ascii="CG Omega" w:hAnsi="CG Omega"/>
        </w:rPr>
        <w:t>peut être</w:t>
      </w:r>
      <w:r w:rsidR="00BF55AD" w:rsidRPr="00B52328">
        <w:rPr>
          <w:rFonts w:ascii="CG Omega" w:hAnsi="CG Omega"/>
        </w:rPr>
        <w:t xml:space="preserve"> </w:t>
      </w:r>
      <w:r w:rsidRPr="00B52328">
        <w:rPr>
          <w:rFonts w:ascii="CG Omega" w:hAnsi="CG Omega"/>
        </w:rPr>
        <w:t>alimenté par les parents ou par des tiers, mais il constitue le patrimoine de l’enfant.</w:t>
      </w:r>
      <w:r w:rsidRPr="004C4C17">
        <w:rPr>
          <w:rFonts w:ascii="CG Omega" w:hAnsi="CG Omega"/>
        </w:rPr>
        <w:t xml:space="preserve"> </w:t>
      </w:r>
    </w:p>
    <w:p w14:paraId="0E46D8D5" w14:textId="5C7326B5" w:rsidR="00FB1FE2" w:rsidRPr="004C4C17" w:rsidRDefault="00FB1FE2" w:rsidP="001F419C">
      <w:pPr>
        <w:pStyle w:val="Sansinterligne"/>
        <w:ind w:left="0" w:firstLine="0"/>
        <w:rPr>
          <w:rFonts w:ascii="CG Omega" w:hAnsi="CG Omega"/>
        </w:rPr>
      </w:pPr>
      <w:r w:rsidRPr="004C4C17">
        <w:rPr>
          <w:rFonts w:ascii="CG Omega" w:hAnsi="CG Omega"/>
        </w:rPr>
        <w:t xml:space="preserve">Il appartient aux établissements </w:t>
      </w:r>
      <w:r w:rsidR="00F14C29">
        <w:rPr>
          <w:rFonts w:ascii="CG Omega" w:hAnsi="CG Omega"/>
        </w:rPr>
        <w:t>bancaires</w:t>
      </w:r>
      <w:r w:rsidRPr="004C4C17">
        <w:rPr>
          <w:rFonts w:ascii="CG Omega" w:hAnsi="CG Omega"/>
        </w:rPr>
        <w:t xml:space="preserve"> de veiller à ce que les intérêts des enfants mineurs ne soient pas lésés, en particulier en cas de clôture de comptes ou de plans d’épargne-logement ouverts à leur nom comme en cas d’utilisation des droits à prêts issus de ces comptes ou plans. </w:t>
      </w:r>
      <w:r w:rsidR="00F14C29">
        <w:rPr>
          <w:rFonts w:ascii="CG Omega" w:hAnsi="CG Omega"/>
        </w:rPr>
        <w:t>Les établissements bancaires</w:t>
      </w:r>
      <w:r w:rsidR="00F14C29" w:rsidRPr="004C4C17">
        <w:rPr>
          <w:rFonts w:ascii="CG Omega" w:hAnsi="CG Omega"/>
        </w:rPr>
        <w:t xml:space="preserve"> </w:t>
      </w:r>
      <w:r w:rsidRPr="004C4C17">
        <w:rPr>
          <w:rFonts w:ascii="CG Omega" w:hAnsi="CG Omega"/>
        </w:rPr>
        <w:t>doivent notamment exiger la signature de chacun des parents lors de ces opérations (</w:t>
      </w:r>
      <w:hyperlink r:id="rId14" w:history="1">
        <w:r w:rsidR="005C0942" w:rsidRPr="003D0F3F">
          <w:rPr>
            <w:rStyle w:val="Lienhypertexte"/>
            <w:rFonts w:ascii="CG Omega" w:hAnsi="CG Omega"/>
            <w:i/>
          </w:rPr>
          <w:t>Circ. 23 avril 1992</w:t>
        </w:r>
        <w:r w:rsidR="003D0F3F" w:rsidRPr="003D0F3F">
          <w:rPr>
            <w:rStyle w:val="Lienhypertexte"/>
            <w:rFonts w:ascii="CG Omega" w:hAnsi="CG Omega"/>
            <w:i/>
          </w:rPr>
          <w:t>, §11</w:t>
        </w:r>
      </w:hyperlink>
      <w:r w:rsidRPr="004C4C17">
        <w:rPr>
          <w:rFonts w:ascii="CG Omega" w:hAnsi="CG Omega"/>
        </w:rPr>
        <w:t>).</w:t>
      </w:r>
    </w:p>
    <w:p w14:paraId="7B6A20F1" w14:textId="6EE1450B" w:rsidR="00DC4685" w:rsidRPr="004C4C17" w:rsidRDefault="00DC4685" w:rsidP="001F419C">
      <w:pPr>
        <w:pStyle w:val="Sansinterligne"/>
        <w:ind w:left="0" w:firstLine="0"/>
        <w:rPr>
          <w:rFonts w:ascii="CG Omega" w:hAnsi="CG Omega"/>
        </w:rPr>
      </w:pPr>
    </w:p>
    <w:p w14:paraId="317EB690" w14:textId="77777777" w:rsidR="0031029A" w:rsidRDefault="00FB1FE2" w:rsidP="002D4D51">
      <w:pPr>
        <w:pStyle w:val="Sansinterligne"/>
        <w:ind w:left="0" w:firstLine="0"/>
        <w:rPr>
          <w:rFonts w:ascii="CG Omega" w:hAnsi="CG Omega"/>
        </w:rPr>
      </w:pPr>
      <w:r w:rsidRPr="004C4C17">
        <w:rPr>
          <w:rFonts w:ascii="CG Omega" w:hAnsi="CG Omega"/>
          <w:u w:val="single"/>
        </w:rPr>
        <w:t>Nationalité</w:t>
      </w:r>
      <w:r w:rsidR="00211F86">
        <w:rPr>
          <w:rFonts w:ascii="CG Omega" w:hAnsi="CG Omega"/>
          <w:u w:val="single"/>
        </w:rPr>
        <w:t xml:space="preserve"> et résidence</w:t>
      </w:r>
      <w:r w:rsidRPr="004C4C17">
        <w:rPr>
          <w:rFonts w:ascii="CG Omega" w:hAnsi="CG Omega"/>
        </w:rPr>
        <w:t xml:space="preserve"> : </w:t>
      </w:r>
      <w:r w:rsidR="00B71981" w:rsidRPr="004C4C17">
        <w:rPr>
          <w:rFonts w:ascii="CG Omega" w:hAnsi="CG Omega"/>
        </w:rPr>
        <w:t>Aucune condition de nationalité n’est requise. Un étranger peut donc ouvrir un CEL ou un PEL. Il n’est pas non plus exigé de condition relative à la qualité de résident.</w:t>
      </w:r>
    </w:p>
    <w:p w14:paraId="652E7346" w14:textId="77777777" w:rsidR="003455BA" w:rsidRDefault="003455BA" w:rsidP="001F419C">
      <w:pPr>
        <w:pStyle w:val="Paragraphedeliste"/>
        <w:ind w:left="0" w:firstLine="0"/>
        <w:rPr>
          <w:rFonts w:ascii="CG Omega" w:hAnsi="CG Omega"/>
        </w:rPr>
      </w:pPr>
    </w:p>
    <w:p w14:paraId="3D185016" w14:textId="77777777" w:rsidR="00151254" w:rsidRPr="004C4C17" w:rsidRDefault="00151254" w:rsidP="001F419C">
      <w:pPr>
        <w:pStyle w:val="Paragraphedeliste"/>
        <w:ind w:left="0" w:firstLine="0"/>
        <w:rPr>
          <w:rFonts w:ascii="CG Omega" w:hAnsi="CG Omega"/>
        </w:rPr>
      </w:pPr>
    </w:p>
    <w:p w14:paraId="3EC16D0B" w14:textId="77777777" w:rsidR="0031029A" w:rsidRPr="0024438B" w:rsidRDefault="00A4463E" w:rsidP="00E34DAC">
      <w:pPr>
        <w:pStyle w:val="Titre2"/>
        <w:numPr>
          <w:ilvl w:val="0"/>
          <w:numId w:val="20"/>
        </w:numPr>
        <w:ind w:left="792" w:hanging="432"/>
      </w:pPr>
      <w:bookmarkStart w:id="8" w:name="_Toc394930612"/>
      <w:bookmarkStart w:id="9" w:name="_Toc394930669"/>
      <w:bookmarkStart w:id="10" w:name="_Toc63177982"/>
      <w:r w:rsidRPr="0024438B">
        <w:t>Principe de l’</w:t>
      </w:r>
      <w:r w:rsidRPr="00AA738D">
        <w:t>u</w:t>
      </w:r>
      <w:r w:rsidRPr="0024438B">
        <w:t>nicité</w:t>
      </w:r>
      <w:bookmarkEnd w:id="8"/>
      <w:bookmarkEnd w:id="9"/>
      <w:bookmarkEnd w:id="10"/>
    </w:p>
    <w:p w14:paraId="1D811D09" w14:textId="77777777" w:rsidR="0031029A" w:rsidRPr="004C4C17" w:rsidRDefault="0031029A" w:rsidP="00676565">
      <w:pPr>
        <w:pStyle w:val="Sansinterligne"/>
        <w:ind w:left="0" w:firstLine="0"/>
        <w:rPr>
          <w:rFonts w:ascii="CG Omega" w:hAnsi="CG Omega"/>
          <w:b/>
        </w:rPr>
      </w:pPr>
    </w:p>
    <w:p w14:paraId="7D43942B" w14:textId="2F4B6D17" w:rsidR="0031029A" w:rsidRPr="004C4C17" w:rsidRDefault="0031029A" w:rsidP="001F419C">
      <w:pPr>
        <w:pStyle w:val="Sansinterligne"/>
        <w:ind w:left="0" w:firstLine="0"/>
        <w:rPr>
          <w:rFonts w:ascii="CG Omega" w:hAnsi="CG Omega"/>
        </w:rPr>
      </w:pPr>
      <w:r w:rsidRPr="004C4C17">
        <w:rPr>
          <w:rFonts w:ascii="CG Omega" w:hAnsi="CG Omega"/>
        </w:rPr>
        <w:t xml:space="preserve">Une même personne ne peut être titulaire simultanément de plusieurs </w:t>
      </w:r>
      <w:r w:rsidR="00A4463E" w:rsidRPr="004C4C17">
        <w:rPr>
          <w:rFonts w:ascii="CG Omega" w:hAnsi="CG Omega"/>
        </w:rPr>
        <w:t>CEL ou de plusieurs PEL</w:t>
      </w:r>
      <w:r w:rsidRPr="004C4C17">
        <w:rPr>
          <w:rFonts w:ascii="CG Omega" w:hAnsi="CG Omega"/>
        </w:rPr>
        <w:t xml:space="preserve">, sous peine de perdre la totalité des intérêts acquis ainsi que la vocation à bénéficier du prêt </w:t>
      </w:r>
      <w:r w:rsidR="00E02EC7">
        <w:rPr>
          <w:rFonts w:ascii="CG Omega" w:hAnsi="CG Omega"/>
        </w:rPr>
        <w:t xml:space="preserve">d’épargne-logement </w:t>
      </w:r>
      <w:r w:rsidRPr="004C4C17">
        <w:rPr>
          <w:rFonts w:ascii="CG Omega" w:hAnsi="CG Omega"/>
        </w:rPr>
        <w:t>et de la prime d’épargne (</w:t>
      </w:r>
      <w:hyperlink r:id="rId15" w:history="1">
        <w:r w:rsidR="007004A2" w:rsidRPr="00052B49">
          <w:rPr>
            <w:rStyle w:val="Lienhypertexte"/>
            <w:rFonts w:ascii="CG Omega" w:hAnsi="CG Omega"/>
            <w:i/>
          </w:rPr>
          <w:t>CCH, art. R.</w:t>
        </w:r>
        <w:r w:rsidR="00052B49" w:rsidRPr="00052B49">
          <w:rPr>
            <w:rStyle w:val="Lienhypertexte"/>
            <w:rFonts w:ascii="CG Omega" w:hAnsi="CG Omega"/>
            <w:i/>
          </w:rPr>
          <w:t xml:space="preserve"> </w:t>
        </w:r>
        <w:r w:rsidR="007004A2" w:rsidRPr="00052B49">
          <w:rPr>
            <w:rStyle w:val="Lienhypertexte"/>
            <w:rFonts w:ascii="CG Omega" w:hAnsi="CG Omega"/>
            <w:i/>
          </w:rPr>
          <w:t>315-5</w:t>
        </w:r>
      </w:hyperlink>
      <w:r w:rsidR="00A4463E" w:rsidRPr="004C4C17">
        <w:rPr>
          <w:rFonts w:ascii="CG Omega" w:hAnsi="CG Omega"/>
          <w:i/>
        </w:rPr>
        <w:t xml:space="preserve"> ; </w:t>
      </w:r>
      <w:hyperlink r:id="rId16" w:history="1">
        <w:r w:rsidR="00A4463E" w:rsidRPr="00052B49">
          <w:rPr>
            <w:rStyle w:val="Lienhypertexte"/>
            <w:rFonts w:ascii="CG Omega" w:hAnsi="CG Omega"/>
            <w:i/>
          </w:rPr>
          <w:t>CCH,</w:t>
        </w:r>
        <w:r w:rsidR="00A4463E" w:rsidRPr="00052B49">
          <w:rPr>
            <w:rStyle w:val="Lienhypertexte"/>
            <w:rFonts w:ascii="CG Omega" w:hAnsi="CG Omega"/>
          </w:rPr>
          <w:t xml:space="preserve"> </w:t>
        </w:r>
        <w:r w:rsidR="00A4463E" w:rsidRPr="00052B49">
          <w:rPr>
            <w:rStyle w:val="Lienhypertexte"/>
            <w:rFonts w:ascii="CG Omega" w:hAnsi="CG Omega"/>
            <w:i/>
          </w:rPr>
          <w:t>art. R.</w:t>
        </w:r>
        <w:r w:rsidR="00052B49" w:rsidRPr="00052B49">
          <w:rPr>
            <w:rStyle w:val="Lienhypertexte"/>
            <w:rFonts w:ascii="CG Omega" w:hAnsi="CG Omega"/>
            <w:i/>
          </w:rPr>
          <w:t xml:space="preserve"> </w:t>
        </w:r>
        <w:r w:rsidR="00A4463E" w:rsidRPr="00052B49">
          <w:rPr>
            <w:rStyle w:val="Lienhypertexte"/>
            <w:rFonts w:ascii="CG Omega" w:hAnsi="CG Omega"/>
            <w:i/>
          </w:rPr>
          <w:t>315-26</w:t>
        </w:r>
      </w:hyperlink>
      <w:r w:rsidRPr="004C4C17">
        <w:rPr>
          <w:rFonts w:ascii="CG Omega" w:hAnsi="CG Omega"/>
        </w:rPr>
        <w:t>).</w:t>
      </w:r>
    </w:p>
    <w:p w14:paraId="249834C7" w14:textId="77777777" w:rsidR="00A4463E" w:rsidRPr="004C4C17" w:rsidRDefault="00A4463E" w:rsidP="001F419C">
      <w:pPr>
        <w:pStyle w:val="Sansinterligne"/>
        <w:ind w:left="0" w:firstLine="0"/>
        <w:rPr>
          <w:rFonts w:ascii="CG Omega" w:hAnsi="CG Omega"/>
        </w:rPr>
      </w:pPr>
    </w:p>
    <w:p w14:paraId="7E2D7335" w14:textId="68D83611" w:rsidR="00D97D06" w:rsidRPr="000056E0" w:rsidRDefault="00E82E99" w:rsidP="000056E0">
      <w:pPr>
        <w:pStyle w:val="Sansinterligne"/>
        <w:ind w:left="0" w:firstLine="0"/>
        <w:rPr>
          <w:rFonts w:ascii="CG Omega" w:hAnsi="CG Omega"/>
        </w:rPr>
      </w:pPr>
      <w:r w:rsidRPr="004C4C17">
        <w:rPr>
          <w:rFonts w:ascii="CG Omega" w:hAnsi="CG Omega"/>
        </w:rPr>
        <w:t xml:space="preserve">Toutefois, </w:t>
      </w:r>
      <w:r w:rsidR="00A4463E" w:rsidRPr="004C4C17">
        <w:rPr>
          <w:rFonts w:ascii="CG Omega" w:hAnsi="CG Omega"/>
        </w:rPr>
        <w:t xml:space="preserve">il existe en matière de PEL une dérogation à </w:t>
      </w:r>
      <w:r w:rsidRPr="004C4C17">
        <w:rPr>
          <w:rFonts w:ascii="CG Omega" w:hAnsi="CG Omega"/>
        </w:rPr>
        <w:t>cette règle d’unicité</w:t>
      </w:r>
      <w:r w:rsidR="00D97D06">
        <w:rPr>
          <w:rFonts w:ascii="CG Omega" w:hAnsi="CG Omega"/>
        </w:rPr>
        <w:t xml:space="preserve"> : ainsi, </w:t>
      </w:r>
      <w:r w:rsidRPr="004C4C17">
        <w:rPr>
          <w:rFonts w:ascii="CG Omega" w:hAnsi="CG Omega"/>
        </w:rPr>
        <w:t>un</w:t>
      </w:r>
      <w:r w:rsidR="00D97D06">
        <w:rPr>
          <w:rFonts w:ascii="CG Omega" w:hAnsi="CG Omega"/>
        </w:rPr>
        <w:t xml:space="preserve"> ou </w:t>
      </w:r>
      <w:r w:rsidR="00D97D06" w:rsidRPr="000056E0">
        <w:rPr>
          <w:rFonts w:ascii="CG Omega" w:hAnsi="CG Omega"/>
        </w:rPr>
        <w:t xml:space="preserve">plusieurs PEL peuvent être attribués par voie successorale à un légataire ou un héritier qui en possède déjà un en son nom propre. </w:t>
      </w:r>
    </w:p>
    <w:p w14:paraId="783627C5" w14:textId="77777777" w:rsidR="00AA1EAB" w:rsidRPr="004C4C17" w:rsidRDefault="00AA1EAB" w:rsidP="001F419C">
      <w:pPr>
        <w:pStyle w:val="Sansinterligne"/>
        <w:ind w:left="0" w:firstLine="0"/>
        <w:rPr>
          <w:rFonts w:ascii="CG Omega" w:hAnsi="CG Omega"/>
        </w:rPr>
      </w:pPr>
    </w:p>
    <w:p w14:paraId="50A0ADFF" w14:textId="53170CD0" w:rsidR="00AA1EAB" w:rsidRPr="004C4C17" w:rsidRDefault="00211F86" w:rsidP="001F419C">
      <w:pPr>
        <w:pStyle w:val="Sansinterligne"/>
        <w:ind w:left="0" w:firstLine="0"/>
        <w:rPr>
          <w:rFonts w:ascii="CG Omega" w:hAnsi="CG Omega"/>
        </w:rPr>
      </w:pPr>
      <w:r>
        <w:rPr>
          <w:rFonts w:ascii="CG Omega" w:hAnsi="CG Omega"/>
        </w:rPr>
        <w:t>Le</w:t>
      </w:r>
      <w:r w:rsidR="00AA1EAB" w:rsidRPr="004C4C17">
        <w:rPr>
          <w:rFonts w:ascii="CG Omega" w:hAnsi="CG Omega"/>
        </w:rPr>
        <w:t xml:space="preserve"> titulaire d’un CEL peut souscrire également un </w:t>
      </w:r>
      <w:r w:rsidR="00CC19F4">
        <w:rPr>
          <w:rFonts w:ascii="CG Omega" w:hAnsi="CG Omega"/>
        </w:rPr>
        <w:t>PEL</w:t>
      </w:r>
      <w:r w:rsidR="00AA1EAB" w:rsidRPr="004C4C17">
        <w:rPr>
          <w:rFonts w:ascii="CG Omega" w:hAnsi="CG Omega"/>
        </w:rPr>
        <w:t xml:space="preserve"> </w:t>
      </w:r>
      <w:r w:rsidR="00667B20" w:rsidRPr="004C4C17">
        <w:rPr>
          <w:rFonts w:ascii="CG Omega" w:hAnsi="CG Omega"/>
        </w:rPr>
        <w:t xml:space="preserve">et réciproquement à la condition que l’un et l’autre </w:t>
      </w:r>
      <w:r w:rsidR="00AA1EAB" w:rsidRPr="004C4C17">
        <w:rPr>
          <w:rFonts w:ascii="CG Omega" w:hAnsi="CG Omega"/>
        </w:rPr>
        <w:t>soi</w:t>
      </w:r>
      <w:r w:rsidR="00667B20" w:rsidRPr="004C4C17">
        <w:rPr>
          <w:rFonts w:ascii="CG Omega" w:hAnsi="CG Omega"/>
        </w:rPr>
        <w:t>en</w:t>
      </w:r>
      <w:r w:rsidR="00AA1EAB" w:rsidRPr="004C4C17">
        <w:rPr>
          <w:rFonts w:ascii="CG Omega" w:hAnsi="CG Omega"/>
        </w:rPr>
        <w:t>t domicilié</w:t>
      </w:r>
      <w:r w:rsidR="00667B20" w:rsidRPr="004C4C17">
        <w:rPr>
          <w:rFonts w:ascii="CG Omega" w:hAnsi="CG Omega"/>
        </w:rPr>
        <w:t>s</w:t>
      </w:r>
      <w:r w:rsidR="00AA1EAB" w:rsidRPr="004C4C17">
        <w:rPr>
          <w:rFonts w:ascii="CG Omega" w:hAnsi="CG Omega"/>
        </w:rPr>
        <w:t xml:space="preserve"> dans le même établissement </w:t>
      </w:r>
      <w:r w:rsidR="00F14C29">
        <w:rPr>
          <w:rFonts w:ascii="CG Omega" w:hAnsi="CG Omega"/>
        </w:rPr>
        <w:t xml:space="preserve">bancaire </w:t>
      </w:r>
      <w:r w:rsidR="00AA1EAB" w:rsidRPr="004C4C17">
        <w:rPr>
          <w:rFonts w:ascii="CG Omega" w:hAnsi="CG Omega"/>
        </w:rPr>
        <w:t>(</w:t>
      </w:r>
      <w:hyperlink r:id="rId17" w:history="1">
        <w:r w:rsidR="007004A2" w:rsidRPr="00052B49">
          <w:rPr>
            <w:rStyle w:val="Lienhypertexte"/>
            <w:rFonts w:ascii="CG Omega" w:hAnsi="CG Omega"/>
            <w:i/>
          </w:rPr>
          <w:t>CCH,</w:t>
        </w:r>
        <w:r w:rsidR="007004A2" w:rsidRPr="00052B49">
          <w:rPr>
            <w:rStyle w:val="Lienhypertexte"/>
            <w:rFonts w:ascii="CG Omega" w:hAnsi="CG Omega"/>
          </w:rPr>
          <w:t xml:space="preserve"> </w:t>
        </w:r>
        <w:r w:rsidR="00AA1EAB" w:rsidRPr="00052B49">
          <w:rPr>
            <w:rStyle w:val="Lienhypertexte"/>
            <w:rFonts w:ascii="CG Omega" w:hAnsi="CG Omega"/>
            <w:i/>
          </w:rPr>
          <w:t>art. R.</w:t>
        </w:r>
        <w:r w:rsidR="00052B49" w:rsidRPr="00052B49">
          <w:rPr>
            <w:rStyle w:val="Lienhypertexte"/>
            <w:rFonts w:ascii="CG Omega" w:hAnsi="CG Omega"/>
            <w:i/>
          </w:rPr>
          <w:t xml:space="preserve"> </w:t>
        </w:r>
        <w:r w:rsidR="00AA1EAB" w:rsidRPr="00052B49">
          <w:rPr>
            <w:rStyle w:val="Lienhypertexte"/>
            <w:rFonts w:ascii="CG Omega" w:hAnsi="CG Omega"/>
            <w:i/>
          </w:rPr>
          <w:t>315-26, al.</w:t>
        </w:r>
        <w:r w:rsidR="00660E48" w:rsidRPr="00052B49">
          <w:rPr>
            <w:rStyle w:val="Lienhypertexte"/>
            <w:rFonts w:ascii="CG Omega" w:hAnsi="CG Omega"/>
            <w:i/>
          </w:rPr>
          <w:t xml:space="preserve"> </w:t>
        </w:r>
        <w:r w:rsidR="00AA1EAB" w:rsidRPr="00052B49">
          <w:rPr>
            <w:rStyle w:val="Lienhypertexte"/>
            <w:rFonts w:ascii="CG Omega" w:hAnsi="CG Omega"/>
            <w:i/>
          </w:rPr>
          <w:t>2</w:t>
        </w:r>
      </w:hyperlink>
      <w:r w:rsidR="00AA1EAB" w:rsidRPr="004C4C17">
        <w:rPr>
          <w:rFonts w:ascii="CG Omega" w:hAnsi="CG Omega"/>
        </w:rPr>
        <w:t>).</w:t>
      </w:r>
      <w:r w:rsidR="00151254">
        <w:rPr>
          <w:rFonts w:ascii="CG Omega" w:hAnsi="CG Omega"/>
        </w:rPr>
        <w:t xml:space="preserve"> Dans le cas d’une transmission successorale, la réglementation </w:t>
      </w:r>
      <w:r w:rsidR="00151254" w:rsidRPr="00151254">
        <w:rPr>
          <w:rFonts w:ascii="CG Omega" w:hAnsi="CG Omega"/>
        </w:rPr>
        <w:t>n’interdit pas que le 2</w:t>
      </w:r>
      <w:r w:rsidR="00151254" w:rsidRPr="00151254">
        <w:rPr>
          <w:rFonts w:ascii="CG Omega" w:hAnsi="CG Omega"/>
          <w:vertAlign w:val="superscript"/>
        </w:rPr>
        <w:t>ème</w:t>
      </w:r>
      <w:r w:rsidR="00151254" w:rsidRPr="00151254">
        <w:rPr>
          <w:rFonts w:ascii="CG Omega" w:hAnsi="CG Omega"/>
        </w:rPr>
        <w:t xml:space="preserve"> PEL reste domicilié dans l’établissement de crédit auprès duquel il a été souscrit.</w:t>
      </w:r>
    </w:p>
    <w:p w14:paraId="3F3FEC2C" w14:textId="77777777" w:rsidR="00665ACC" w:rsidRPr="004C4C17" w:rsidRDefault="00665ACC" w:rsidP="00676565">
      <w:pPr>
        <w:pStyle w:val="Sansinterligne"/>
        <w:ind w:left="0" w:firstLine="0"/>
        <w:rPr>
          <w:rFonts w:ascii="CG Omega" w:hAnsi="CG Omega"/>
        </w:rPr>
      </w:pPr>
    </w:p>
    <w:p w14:paraId="12543A57" w14:textId="1A90B910" w:rsidR="00DC4685" w:rsidRPr="004C4C17" w:rsidRDefault="00DC4685" w:rsidP="00676565">
      <w:pPr>
        <w:pStyle w:val="Sansinterligne"/>
        <w:ind w:left="0" w:firstLine="0"/>
        <w:rPr>
          <w:rFonts w:ascii="CG Omega" w:hAnsi="CG Omega"/>
        </w:rPr>
      </w:pPr>
      <w:bookmarkStart w:id="11" w:name="_Toc394930613"/>
      <w:bookmarkStart w:id="12" w:name="_Toc394930670"/>
    </w:p>
    <w:p w14:paraId="444ED3BA" w14:textId="77777777" w:rsidR="00846B24" w:rsidRPr="0024438B" w:rsidRDefault="00211F86" w:rsidP="00E34DAC">
      <w:pPr>
        <w:pStyle w:val="Titre2"/>
        <w:numPr>
          <w:ilvl w:val="0"/>
          <w:numId w:val="20"/>
        </w:numPr>
        <w:ind w:left="792" w:hanging="432"/>
      </w:pPr>
      <w:bookmarkStart w:id="13" w:name="_Ref429467261"/>
      <w:bookmarkStart w:id="14" w:name="_Toc63177983"/>
      <w:r>
        <w:t xml:space="preserve">Formalisme : </w:t>
      </w:r>
      <w:r w:rsidR="00846B24" w:rsidRPr="0024438B">
        <w:t>Remise d’un livret</w:t>
      </w:r>
      <w:r w:rsidR="00A4463E" w:rsidRPr="0024438B">
        <w:t xml:space="preserve"> / Signature d’un contrat</w:t>
      </w:r>
      <w:bookmarkEnd w:id="11"/>
      <w:bookmarkEnd w:id="12"/>
      <w:bookmarkEnd w:id="13"/>
      <w:bookmarkEnd w:id="14"/>
    </w:p>
    <w:p w14:paraId="1F1D6249" w14:textId="77777777" w:rsidR="00A4463E" w:rsidRPr="004C4C17" w:rsidRDefault="00A4463E" w:rsidP="00676565">
      <w:pPr>
        <w:pStyle w:val="Sansinterligne"/>
        <w:ind w:left="0" w:firstLine="0"/>
        <w:rPr>
          <w:rFonts w:ascii="CG Omega" w:hAnsi="CG Omega"/>
          <w:b/>
        </w:rPr>
      </w:pPr>
    </w:p>
    <w:p w14:paraId="45504A95" w14:textId="66BF57DD" w:rsidR="00A4463E" w:rsidRDefault="00E46CD3" w:rsidP="008D770C">
      <w:pPr>
        <w:pStyle w:val="Sansinterligne"/>
        <w:numPr>
          <w:ilvl w:val="0"/>
          <w:numId w:val="9"/>
        </w:numPr>
        <w:pBdr>
          <w:top w:val="single" w:sz="4" w:space="1" w:color="auto"/>
          <w:left w:val="single" w:sz="4" w:space="4" w:color="auto"/>
          <w:bottom w:val="single" w:sz="4" w:space="1" w:color="auto"/>
          <w:right w:val="single" w:sz="4" w:space="4" w:color="auto"/>
        </w:pBdr>
        <w:ind w:left="0" w:firstLine="360"/>
        <w:rPr>
          <w:rFonts w:ascii="CG Omega" w:hAnsi="CG Omega"/>
        </w:rPr>
      </w:pPr>
      <w:r w:rsidRPr="00110B1B">
        <w:rPr>
          <w:rFonts w:ascii="CG Omega" w:hAnsi="CG Omega"/>
          <w:b/>
        </w:rPr>
        <w:t>CEL</w:t>
      </w:r>
      <w:r>
        <w:rPr>
          <w:rFonts w:ascii="CG Omega" w:hAnsi="CG Omega"/>
        </w:rPr>
        <w:t xml:space="preserve"> : </w:t>
      </w:r>
      <w:r w:rsidR="00A4463E" w:rsidRPr="004C4C17">
        <w:rPr>
          <w:rFonts w:ascii="CG Omega" w:hAnsi="CG Omega"/>
        </w:rPr>
        <w:t xml:space="preserve">La loi </w:t>
      </w:r>
      <w:r w:rsidR="00211F86">
        <w:rPr>
          <w:rFonts w:ascii="CG Omega" w:hAnsi="CG Omega"/>
        </w:rPr>
        <w:t>a posé le principe de la</w:t>
      </w:r>
      <w:r w:rsidR="00A4463E" w:rsidRPr="004C4C17">
        <w:rPr>
          <w:rFonts w:ascii="CG Omega" w:hAnsi="CG Omega"/>
        </w:rPr>
        <w:t xml:space="preserve"> remise d’un </w:t>
      </w:r>
      <w:r w:rsidR="00A4463E" w:rsidRPr="008665C6">
        <w:rPr>
          <w:rFonts w:ascii="CG Omega" w:hAnsi="CG Omega"/>
        </w:rPr>
        <w:t>livret nominatif</w:t>
      </w:r>
      <w:r w:rsidR="00A4463E" w:rsidRPr="004C4C17">
        <w:rPr>
          <w:rFonts w:ascii="CG Omega" w:hAnsi="CG Omega"/>
        </w:rPr>
        <w:t xml:space="preserve"> à chaque titulaire d’un CEL (</w:t>
      </w:r>
      <w:hyperlink r:id="rId18" w:history="1">
        <w:r w:rsidR="00A4463E" w:rsidRPr="00052B49">
          <w:rPr>
            <w:rStyle w:val="Lienhypertexte"/>
            <w:rFonts w:ascii="CG Omega" w:hAnsi="CG Omega"/>
            <w:i/>
          </w:rPr>
          <w:t>CCH, art. R.</w:t>
        </w:r>
        <w:r w:rsidR="00052B49" w:rsidRPr="00052B49">
          <w:rPr>
            <w:rStyle w:val="Lienhypertexte"/>
            <w:rFonts w:ascii="CG Omega" w:hAnsi="CG Omega"/>
            <w:i/>
          </w:rPr>
          <w:t xml:space="preserve"> </w:t>
        </w:r>
        <w:r w:rsidR="00A4463E" w:rsidRPr="00052B49">
          <w:rPr>
            <w:rStyle w:val="Lienhypertexte"/>
            <w:rFonts w:ascii="CG Omega" w:hAnsi="CG Omega"/>
            <w:i/>
          </w:rPr>
          <w:t>315-3</w:t>
        </w:r>
      </w:hyperlink>
      <w:r w:rsidR="00CD2906" w:rsidRPr="004C4C17">
        <w:rPr>
          <w:rFonts w:ascii="CG Omega" w:hAnsi="CG Omega"/>
        </w:rPr>
        <w:t xml:space="preserve">). </w:t>
      </w:r>
      <w:r w:rsidR="00A4463E" w:rsidRPr="004C4C17">
        <w:rPr>
          <w:rFonts w:ascii="CG Omega" w:hAnsi="CG Omega"/>
        </w:rPr>
        <w:t>Ce livret récapitule les opérations effectuées et mentionne le coefficient de conversion des intérêts applicable lors de l’ouverture du compte ainsi que le barème des prêts en résultant</w:t>
      </w:r>
      <w:r w:rsidR="00F66ED7" w:rsidRPr="004C4C17">
        <w:rPr>
          <w:rFonts w:ascii="CG Omega" w:hAnsi="CG Omega"/>
        </w:rPr>
        <w:t xml:space="preserve"> (</w:t>
      </w:r>
      <w:hyperlink r:id="rId19" w:history="1">
        <w:r w:rsidR="00F66ED7" w:rsidRPr="00F90FF4">
          <w:rPr>
            <w:rStyle w:val="Lienhypertexte"/>
            <w:rFonts w:ascii="CG Omega" w:hAnsi="CG Omega"/>
            <w:i/>
          </w:rPr>
          <w:t>CCH, art. R.</w:t>
        </w:r>
        <w:r w:rsidR="00052B49" w:rsidRPr="00F90FF4">
          <w:rPr>
            <w:rStyle w:val="Lienhypertexte"/>
            <w:rFonts w:ascii="CG Omega" w:hAnsi="CG Omega"/>
            <w:i/>
          </w:rPr>
          <w:t xml:space="preserve"> </w:t>
        </w:r>
        <w:r w:rsidR="00F66ED7" w:rsidRPr="00F90FF4">
          <w:rPr>
            <w:rStyle w:val="Lienhypertexte"/>
            <w:rFonts w:ascii="CG Omega" w:hAnsi="CG Omega"/>
            <w:i/>
          </w:rPr>
          <w:t>315-12</w:t>
        </w:r>
      </w:hyperlink>
      <w:r w:rsidR="00F66ED7" w:rsidRPr="004C4C17">
        <w:rPr>
          <w:rFonts w:ascii="CG Omega" w:hAnsi="CG Omega"/>
        </w:rPr>
        <w:t>).</w:t>
      </w:r>
      <w:r w:rsidR="005D2F16">
        <w:rPr>
          <w:rFonts w:ascii="CG Omega" w:hAnsi="CG Omega"/>
        </w:rPr>
        <w:t xml:space="preserve"> </w:t>
      </w:r>
    </w:p>
    <w:p w14:paraId="344A1B95" w14:textId="77777777" w:rsidR="00264197" w:rsidRPr="004C4C17" w:rsidRDefault="00264197" w:rsidP="008D770C">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1A10FAB9" w14:textId="550B4FDF" w:rsidR="00975CD4" w:rsidRDefault="005A3C26" w:rsidP="00F1400F">
      <w:pPr>
        <w:pStyle w:val="Sansinterligne"/>
        <w:keepNext/>
        <w:pBdr>
          <w:top w:val="single" w:sz="4" w:space="1" w:color="auto"/>
          <w:left w:val="single" w:sz="4" w:space="4" w:color="auto"/>
          <w:bottom w:val="single" w:sz="4" w:space="1" w:color="auto"/>
          <w:right w:val="single" w:sz="4" w:space="4" w:color="auto"/>
        </w:pBdr>
        <w:ind w:left="0" w:firstLine="0"/>
        <w:rPr>
          <w:rFonts w:ascii="CG Omega" w:hAnsi="CG Omega"/>
        </w:rPr>
      </w:pPr>
      <w:r w:rsidRPr="004C458B">
        <w:rPr>
          <w:rFonts w:ascii="CG Omega" w:hAnsi="CG Omega"/>
        </w:rPr>
        <w:lastRenderedPageBreak/>
        <w:t xml:space="preserve">Le CEL étant dématérialisé, ce livret </w:t>
      </w:r>
      <w:r w:rsidR="005D2F16">
        <w:rPr>
          <w:rFonts w:ascii="CG Omega" w:hAnsi="CG Omega"/>
        </w:rPr>
        <w:t>n’existe plus</w:t>
      </w:r>
      <w:r w:rsidRPr="004C458B">
        <w:rPr>
          <w:rFonts w:ascii="CG Omega" w:hAnsi="CG Omega"/>
        </w:rPr>
        <w:t xml:space="preserve"> aujourd’hui.</w:t>
      </w:r>
      <w:r>
        <w:rPr>
          <w:rFonts w:ascii="CG Omega" w:hAnsi="CG Omega"/>
        </w:rPr>
        <w:t xml:space="preserve"> </w:t>
      </w:r>
      <w:r w:rsidR="005D2F16">
        <w:rPr>
          <w:rFonts w:ascii="CG Omega" w:hAnsi="CG Omega"/>
        </w:rPr>
        <w:t>Il est remplacé par un contrat comportant des clauses générales et des clauses particulières</w:t>
      </w:r>
      <w:r w:rsidR="00E4037C">
        <w:rPr>
          <w:rFonts w:ascii="CG Omega" w:hAnsi="CG Omega"/>
        </w:rPr>
        <w:t xml:space="preserve"> </w:t>
      </w:r>
      <w:r w:rsidR="00E4037C" w:rsidRPr="00975CD4">
        <w:rPr>
          <w:rFonts w:ascii="CG Omega" w:hAnsi="CG Omega"/>
        </w:rPr>
        <w:t xml:space="preserve">qui reprennent </w:t>
      </w:r>
      <w:r w:rsidR="00E4037C" w:rsidRPr="000056E0">
        <w:rPr>
          <w:rFonts w:ascii="CG Omega" w:hAnsi="CG Omega"/>
        </w:rPr>
        <w:t>les principales dispositions du code de la construction et de l’habitation,</w:t>
      </w:r>
      <w:r w:rsidR="00E4037C" w:rsidRPr="00975CD4">
        <w:rPr>
          <w:rFonts w:ascii="CG Omega" w:hAnsi="CG Omega"/>
        </w:rPr>
        <w:t xml:space="preserve"> le coefficient de conversion des intérêts applicable lors de l’ouverture du compte ainsi que le barème des prêts en résultant</w:t>
      </w:r>
      <w:r w:rsidR="005D2F16" w:rsidRPr="00975CD4">
        <w:rPr>
          <w:rFonts w:ascii="CG Omega" w:hAnsi="CG Omega"/>
        </w:rPr>
        <w:t>.</w:t>
      </w:r>
      <w:r w:rsidR="005D2F16">
        <w:rPr>
          <w:rFonts w:ascii="CG Omega" w:hAnsi="CG Omega"/>
        </w:rPr>
        <w:t xml:space="preserve"> </w:t>
      </w:r>
    </w:p>
    <w:p w14:paraId="186F4BA6" w14:textId="77777777" w:rsidR="00715620" w:rsidRPr="004C4C17" w:rsidRDefault="005D2F16" w:rsidP="008D770C">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Par ailleurs</w:t>
      </w:r>
      <w:r w:rsidR="005A3C26">
        <w:rPr>
          <w:rFonts w:ascii="CG Omega" w:hAnsi="CG Omega"/>
        </w:rPr>
        <w:t>, il est</w:t>
      </w:r>
      <w:r w:rsidR="00715620" w:rsidRPr="004C4C17">
        <w:rPr>
          <w:rFonts w:ascii="CG Omega" w:hAnsi="CG Omega"/>
        </w:rPr>
        <w:t xml:space="preserve"> admis que des relevés de compte puissent tenir lieu de livret à la condition que le client soit informé du montant des capitaux déposés et des intérêts servis.</w:t>
      </w:r>
    </w:p>
    <w:p w14:paraId="5B9A865C" w14:textId="77777777" w:rsidR="005E1217" w:rsidRPr="004C4C17" w:rsidRDefault="005E1217" w:rsidP="00676565">
      <w:pPr>
        <w:pStyle w:val="Sansinterligne"/>
        <w:ind w:left="0" w:firstLine="0"/>
        <w:rPr>
          <w:rFonts w:ascii="CG Omega" w:hAnsi="CG Omega"/>
        </w:rPr>
      </w:pPr>
    </w:p>
    <w:p w14:paraId="52216019" w14:textId="04DE879C" w:rsidR="00264197" w:rsidRDefault="00E46CD3" w:rsidP="008D770C">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110B1B">
        <w:rPr>
          <w:rFonts w:ascii="CG Omega" w:hAnsi="CG Omega"/>
          <w:b/>
        </w:rPr>
        <w:t>PEL</w:t>
      </w:r>
      <w:r>
        <w:rPr>
          <w:rFonts w:ascii="CG Omega" w:hAnsi="CG Omega"/>
        </w:rPr>
        <w:t xml:space="preserve"> : </w:t>
      </w:r>
      <w:r w:rsidR="00665ACC" w:rsidRPr="004C4C17">
        <w:rPr>
          <w:rFonts w:ascii="CG Omega" w:hAnsi="CG Omega"/>
        </w:rPr>
        <w:t xml:space="preserve">Le PEL fait </w:t>
      </w:r>
      <w:r w:rsidR="002E5D58" w:rsidRPr="004C4C17">
        <w:rPr>
          <w:rFonts w:ascii="CG Omega" w:hAnsi="CG Omega"/>
        </w:rPr>
        <w:t xml:space="preserve">quant à lui </w:t>
      </w:r>
      <w:r w:rsidR="00665ACC" w:rsidRPr="004C4C17">
        <w:rPr>
          <w:rFonts w:ascii="CG Omega" w:hAnsi="CG Omega"/>
        </w:rPr>
        <w:t>l’objet d’un contrat constaté par un acte écrit (</w:t>
      </w:r>
      <w:hyperlink r:id="rId20" w:history="1">
        <w:r w:rsidR="00665ACC" w:rsidRPr="00052B49">
          <w:rPr>
            <w:rStyle w:val="Lienhypertexte"/>
            <w:rFonts w:ascii="CG Omega" w:hAnsi="CG Omega"/>
            <w:i/>
          </w:rPr>
          <w:t>CCH, art. R.</w:t>
        </w:r>
        <w:r w:rsidR="00052B49" w:rsidRPr="00052B49">
          <w:rPr>
            <w:rStyle w:val="Lienhypertexte"/>
            <w:rFonts w:ascii="CG Omega" w:hAnsi="CG Omega"/>
            <w:i/>
          </w:rPr>
          <w:t xml:space="preserve"> </w:t>
        </w:r>
        <w:r w:rsidR="00665ACC" w:rsidRPr="00052B49">
          <w:rPr>
            <w:rStyle w:val="Lienhypertexte"/>
            <w:rFonts w:ascii="CG Omega" w:hAnsi="CG Omega"/>
            <w:i/>
          </w:rPr>
          <w:t>315-25</w:t>
        </w:r>
      </w:hyperlink>
      <w:r w:rsidR="00665ACC" w:rsidRPr="004C4C17">
        <w:rPr>
          <w:rFonts w:ascii="CG Omega" w:hAnsi="CG Omega"/>
        </w:rPr>
        <w:t xml:space="preserve">), signé par le représentant de l’établissement </w:t>
      </w:r>
      <w:r w:rsidR="008D770C">
        <w:rPr>
          <w:rFonts w:ascii="CG Omega" w:hAnsi="CG Omega"/>
        </w:rPr>
        <w:t xml:space="preserve">bancaire </w:t>
      </w:r>
      <w:r w:rsidR="00665ACC" w:rsidRPr="004C4C17">
        <w:rPr>
          <w:rFonts w:ascii="CG Omega" w:hAnsi="CG Omega"/>
        </w:rPr>
        <w:t>qui reçoit les dépôts et par le souscripteur, précisant les obligations et droits des deux parties.</w:t>
      </w:r>
      <w:r w:rsidR="002C1BDA" w:rsidRPr="004C4C17">
        <w:rPr>
          <w:rFonts w:ascii="CG Omega" w:hAnsi="CG Omega"/>
        </w:rPr>
        <w:t xml:space="preserve"> </w:t>
      </w:r>
      <w:r w:rsidR="00211F86">
        <w:rPr>
          <w:rFonts w:ascii="CG Omega" w:hAnsi="CG Omega"/>
        </w:rPr>
        <w:t>Ce contrat doit être conservé par l’E</w:t>
      </w:r>
      <w:r w:rsidR="00EF2AEA">
        <w:rPr>
          <w:rFonts w:ascii="CG Omega" w:hAnsi="CG Omega"/>
        </w:rPr>
        <w:t xml:space="preserve">tablissement de </w:t>
      </w:r>
      <w:r w:rsidR="00211F86">
        <w:rPr>
          <w:rFonts w:ascii="CG Omega" w:hAnsi="CG Omega"/>
        </w:rPr>
        <w:t>C</w:t>
      </w:r>
      <w:r w:rsidR="00EF2AEA">
        <w:rPr>
          <w:rFonts w:ascii="CG Omega" w:hAnsi="CG Omega"/>
        </w:rPr>
        <w:t>rédit</w:t>
      </w:r>
      <w:r w:rsidR="00211F86">
        <w:rPr>
          <w:rFonts w:ascii="CG Omega" w:hAnsi="CG Omega"/>
        </w:rPr>
        <w:t>.</w:t>
      </w:r>
    </w:p>
    <w:p w14:paraId="65707ADE" w14:textId="77777777" w:rsidR="00474E5D" w:rsidRDefault="00B33080"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Du fait de la dématérialisation,</w:t>
      </w:r>
      <w:r w:rsidR="00E544B7">
        <w:rPr>
          <w:rFonts w:ascii="CG Omega" w:hAnsi="CG Omega"/>
        </w:rPr>
        <w:t xml:space="preserve"> ce contrat peut être signé électroniquement et être archivé numériquement.</w:t>
      </w:r>
    </w:p>
    <w:p w14:paraId="0BA47B55" w14:textId="77777777" w:rsidR="00264197" w:rsidRPr="004C4C17" w:rsidRDefault="00264197"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401C1D7B" w14:textId="62A85B57" w:rsidR="00B33080" w:rsidRDefault="005D08C5"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4C4C17">
        <w:rPr>
          <w:rFonts w:ascii="CG Omega" w:hAnsi="CG Omega"/>
        </w:rPr>
        <w:t xml:space="preserve">Le contrat doit comporter la reproduction des </w:t>
      </w:r>
      <w:r w:rsidRPr="00D06E86">
        <w:rPr>
          <w:rFonts w:ascii="CG Omega" w:hAnsi="CG Omega"/>
        </w:rPr>
        <w:t xml:space="preserve">principales dispositions du </w:t>
      </w:r>
      <w:r w:rsidR="00E35B96" w:rsidRPr="00D06E86">
        <w:rPr>
          <w:rFonts w:ascii="CG Omega" w:hAnsi="CG Omega"/>
        </w:rPr>
        <w:t xml:space="preserve">code </w:t>
      </w:r>
      <w:r w:rsidR="00264197" w:rsidRPr="00D06E86">
        <w:rPr>
          <w:rFonts w:ascii="CG Omega" w:hAnsi="CG Omega"/>
        </w:rPr>
        <w:t>de la construction et de l’habitation</w:t>
      </w:r>
      <w:r w:rsidRPr="00D06E86">
        <w:rPr>
          <w:rFonts w:ascii="CG Omega" w:hAnsi="CG Omega"/>
        </w:rPr>
        <w:t xml:space="preserve"> </w:t>
      </w:r>
      <w:r w:rsidRPr="004C4C17">
        <w:rPr>
          <w:rFonts w:ascii="CG Omega" w:hAnsi="CG Omega"/>
        </w:rPr>
        <w:t>relatives au PEL.</w:t>
      </w:r>
      <w:r w:rsidR="00210987" w:rsidRPr="004C4C17">
        <w:rPr>
          <w:rFonts w:ascii="CG Omega" w:hAnsi="CG Omega"/>
        </w:rPr>
        <w:t xml:space="preserve"> Il doit également mentionner le coefficient de conversion des intérêts en vigueur lors de la souscription du </w:t>
      </w:r>
      <w:r w:rsidR="008D770C">
        <w:rPr>
          <w:rFonts w:ascii="CG Omega" w:hAnsi="CG Omega"/>
        </w:rPr>
        <w:t xml:space="preserve">prêt </w:t>
      </w:r>
      <w:r w:rsidR="00210987" w:rsidRPr="004C4C17">
        <w:rPr>
          <w:rFonts w:ascii="CG Omega" w:hAnsi="CG Omega"/>
        </w:rPr>
        <w:t xml:space="preserve">PEL ainsi que le </w:t>
      </w:r>
      <w:r w:rsidR="008D770C">
        <w:rPr>
          <w:rFonts w:ascii="CG Omega" w:hAnsi="CG Omega"/>
        </w:rPr>
        <w:t>taux du</w:t>
      </w:r>
      <w:r w:rsidR="00210987" w:rsidRPr="004C4C17">
        <w:rPr>
          <w:rFonts w:ascii="CG Omega" w:hAnsi="CG Omega"/>
        </w:rPr>
        <w:t xml:space="preserve"> prêt en résultant.</w:t>
      </w:r>
      <w:r w:rsidR="00975CD4">
        <w:rPr>
          <w:rFonts w:ascii="CG Omega" w:hAnsi="CG Omega"/>
        </w:rPr>
        <w:t xml:space="preserve"> </w:t>
      </w:r>
    </w:p>
    <w:p w14:paraId="11A3DAF7" w14:textId="77777777" w:rsidR="005D08C5" w:rsidRDefault="00B33080"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 xml:space="preserve">En cas de perte du contrat d’ouverture, </w:t>
      </w:r>
      <w:r w:rsidR="00975CD4">
        <w:rPr>
          <w:rFonts w:ascii="CG Omega" w:hAnsi="CG Omega"/>
        </w:rPr>
        <w:t>le relevé d’information annuel par PEL</w:t>
      </w:r>
      <w:r w:rsidR="00975CD4" w:rsidRPr="00975CD4">
        <w:rPr>
          <w:rFonts w:ascii="CG Omega" w:hAnsi="CG Omega"/>
        </w:rPr>
        <w:t xml:space="preserve"> </w:t>
      </w:r>
      <w:r>
        <w:rPr>
          <w:rFonts w:ascii="CG Omega" w:hAnsi="CG Omega"/>
        </w:rPr>
        <w:t>peut</w:t>
      </w:r>
      <w:r w:rsidR="00975CD4">
        <w:rPr>
          <w:rFonts w:ascii="CG Omega" w:hAnsi="CG Omega"/>
        </w:rPr>
        <w:t xml:space="preserve"> être admis à titre de substitution dans la mesure où celui-ci mentionne</w:t>
      </w:r>
      <w:r w:rsidR="00975CD4" w:rsidRPr="00975CD4">
        <w:rPr>
          <w:rFonts w:ascii="CG Omega" w:hAnsi="CG Omega"/>
        </w:rPr>
        <w:t xml:space="preserve"> </w:t>
      </w:r>
      <w:r w:rsidR="00975CD4">
        <w:rPr>
          <w:rFonts w:ascii="CG Omega" w:hAnsi="CG Omega"/>
        </w:rPr>
        <w:t>la date d’ouverture du contrat initial, les droits acquis, les intérêts versés</w:t>
      </w:r>
      <w:r>
        <w:rPr>
          <w:rFonts w:ascii="CG Omega" w:hAnsi="CG Omega"/>
        </w:rPr>
        <w:t xml:space="preserve"> et l’information « échu/non échu ».</w:t>
      </w:r>
      <w:r w:rsidR="00975CD4">
        <w:rPr>
          <w:rFonts w:ascii="CG Omega" w:hAnsi="CG Omega"/>
        </w:rPr>
        <w:t> </w:t>
      </w:r>
    </w:p>
    <w:p w14:paraId="58C61B4F" w14:textId="77777777" w:rsidR="00264197" w:rsidRPr="004C4C17" w:rsidRDefault="00264197"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43127CC4" w14:textId="68598D6C" w:rsidR="002E5D58" w:rsidRDefault="002E5D58"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4C4C17">
        <w:rPr>
          <w:rFonts w:ascii="CG Omega" w:hAnsi="CG Omega"/>
        </w:rPr>
        <w:t xml:space="preserve">Les opérations effectuées sont retracées dans un compte ouvert spécialement au nom du souscripteur dans la comptabilité de l’établissement </w:t>
      </w:r>
      <w:r w:rsidR="008D770C">
        <w:rPr>
          <w:rFonts w:ascii="CG Omega" w:hAnsi="CG Omega"/>
        </w:rPr>
        <w:t xml:space="preserve">bancaire </w:t>
      </w:r>
      <w:r w:rsidRPr="004C4C17">
        <w:rPr>
          <w:rFonts w:ascii="CG Omega" w:hAnsi="CG Omega"/>
        </w:rPr>
        <w:t>qui reçoit les dépôts</w:t>
      </w:r>
      <w:r w:rsidR="00533808" w:rsidRPr="004C4C17">
        <w:rPr>
          <w:rFonts w:ascii="CG Omega" w:hAnsi="CG Omega"/>
        </w:rPr>
        <w:t xml:space="preserve"> (</w:t>
      </w:r>
      <w:hyperlink r:id="rId21" w:history="1">
        <w:r w:rsidR="00533808" w:rsidRPr="00052B49">
          <w:rPr>
            <w:rStyle w:val="Lienhypertexte"/>
            <w:rFonts w:ascii="CG Omega" w:hAnsi="CG Omega"/>
            <w:i/>
          </w:rPr>
          <w:t>CCH, art. R.</w:t>
        </w:r>
        <w:r w:rsidR="00052B49" w:rsidRPr="00052B49">
          <w:rPr>
            <w:rStyle w:val="Lienhypertexte"/>
            <w:rFonts w:ascii="CG Omega" w:hAnsi="CG Omega"/>
            <w:i/>
          </w:rPr>
          <w:t xml:space="preserve"> </w:t>
        </w:r>
        <w:r w:rsidR="00533808" w:rsidRPr="00052B49">
          <w:rPr>
            <w:rStyle w:val="Lienhypertexte"/>
            <w:rFonts w:ascii="CG Omega" w:hAnsi="CG Omega"/>
            <w:i/>
          </w:rPr>
          <w:t>315-25, al. 3</w:t>
        </w:r>
      </w:hyperlink>
      <w:r w:rsidR="00533808" w:rsidRPr="004C4C17">
        <w:rPr>
          <w:rFonts w:ascii="CG Omega" w:hAnsi="CG Omega"/>
        </w:rPr>
        <w:t>)</w:t>
      </w:r>
      <w:r w:rsidRPr="004C4C17">
        <w:rPr>
          <w:rFonts w:ascii="CG Omega" w:hAnsi="CG Omega"/>
        </w:rPr>
        <w:t>.</w:t>
      </w:r>
    </w:p>
    <w:p w14:paraId="37494797" w14:textId="77777777" w:rsidR="00E544B7" w:rsidRDefault="00E544B7"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114C4446" w14:textId="6872CAEC" w:rsidR="00E544B7" w:rsidRDefault="00E544B7" w:rsidP="00E544B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4C4C17">
        <w:rPr>
          <w:rFonts w:ascii="CG Omega" w:hAnsi="CG Omega"/>
        </w:rPr>
        <w:t xml:space="preserve">Le souscripteur s’engage à effectuer, après un versement initial, des versements de montants et de périodicité contractuellement déterminés </w:t>
      </w:r>
      <w:r>
        <w:rPr>
          <w:rFonts w:ascii="CG Omega" w:hAnsi="CG Omega"/>
        </w:rPr>
        <w:t>pour</w:t>
      </w:r>
      <w:r w:rsidRPr="004C4C17">
        <w:rPr>
          <w:rFonts w:ascii="CG Omega" w:hAnsi="CG Omega"/>
        </w:rPr>
        <w:t xml:space="preserve"> la durée du contrat. De son côté, </w:t>
      </w:r>
      <w:r>
        <w:rPr>
          <w:rFonts w:ascii="CG Omega" w:hAnsi="CG Omega"/>
        </w:rPr>
        <w:t xml:space="preserve">sauf situation de surendettement </w:t>
      </w:r>
      <w:r w:rsidR="00F42B50">
        <w:rPr>
          <w:rFonts w:ascii="CG Omega" w:hAnsi="CG Omega"/>
        </w:rPr>
        <w:t xml:space="preserve">du titulaire </w:t>
      </w:r>
      <w:r>
        <w:rPr>
          <w:rFonts w:ascii="CG Omega" w:hAnsi="CG Omega"/>
        </w:rPr>
        <w:t>et dès lors que les conditions légales et réglementaires sont réunies</w:t>
      </w:r>
      <w:r w:rsidRPr="004C4C17">
        <w:rPr>
          <w:rFonts w:ascii="CG Omega" w:hAnsi="CG Omega"/>
        </w:rPr>
        <w:t xml:space="preserve">, l’établissement s’engage à rémunérer cette épargne au taux défini au contrat et, à l’issue de la période d’épargne, à </w:t>
      </w:r>
      <w:r w:rsidR="00F42B50">
        <w:rPr>
          <w:rFonts w:ascii="CG Omega" w:hAnsi="CG Omega"/>
        </w:rPr>
        <w:t xml:space="preserve">lui </w:t>
      </w:r>
      <w:r w:rsidRPr="004C4C17">
        <w:rPr>
          <w:rFonts w:ascii="CG Omega" w:hAnsi="CG Omega"/>
        </w:rPr>
        <w:t xml:space="preserve">consentir un prêt d’épargne-logement aux conditions fixées par la réglementation. </w:t>
      </w:r>
    </w:p>
    <w:p w14:paraId="35E3F1CB" w14:textId="77777777" w:rsidR="00E544B7" w:rsidRPr="004C4C17" w:rsidRDefault="00E544B7"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04BFD3B7" w14:textId="77777777" w:rsidR="00C07C10" w:rsidRPr="004C4C17" w:rsidRDefault="00C07C10" w:rsidP="00676565">
      <w:pPr>
        <w:pStyle w:val="Sansinterligne"/>
        <w:ind w:left="0" w:firstLine="0"/>
        <w:rPr>
          <w:rFonts w:ascii="CG Omega" w:hAnsi="CG Omega"/>
        </w:rPr>
      </w:pPr>
    </w:p>
    <w:p w14:paraId="4E29B439" w14:textId="77777777" w:rsidR="00846B24" w:rsidRPr="0024438B" w:rsidRDefault="00846B24" w:rsidP="009D5B46">
      <w:pPr>
        <w:pStyle w:val="Titre2"/>
        <w:numPr>
          <w:ilvl w:val="0"/>
          <w:numId w:val="20"/>
        </w:numPr>
        <w:ind w:left="792" w:hanging="432"/>
      </w:pPr>
      <w:bookmarkStart w:id="15" w:name="_Toc394930614"/>
      <w:bookmarkStart w:id="16" w:name="_Toc394930671"/>
      <w:bookmarkStart w:id="17" w:name="_Toc63177984"/>
      <w:r w:rsidRPr="0024438B">
        <w:t>Dépôt initial</w:t>
      </w:r>
      <w:bookmarkEnd w:id="15"/>
      <w:bookmarkEnd w:id="16"/>
      <w:bookmarkEnd w:id="17"/>
    </w:p>
    <w:p w14:paraId="30F3D702" w14:textId="77777777" w:rsidR="00846B24" w:rsidRPr="004C4C17" w:rsidRDefault="00846B24" w:rsidP="00676565">
      <w:pPr>
        <w:pStyle w:val="Sansinterligne"/>
        <w:ind w:left="0" w:firstLine="0"/>
        <w:rPr>
          <w:rFonts w:ascii="CG Omega" w:hAnsi="CG Omega"/>
        </w:rPr>
      </w:pPr>
    </w:p>
    <w:p w14:paraId="158C3B93" w14:textId="5AF8C037" w:rsidR="00306C97" w:rsidRPr="004C4C17" w:rsidRDefault="00846B24" w:rsidP="001F419C">
      <w:pPr>
        <w:pStyle w:val="Sansinterligne"/>
        <w:ind w:left="0" w:firstLine="0"/>
        <w:rPr>
          <w:rFonts w:ascii="CG Omega" w:hAnsi="CG Omega"/>
        </w:rPr>
      </w:pPr>
      <w:r w:rsidRPr="004C4C17">
        <w:rPr>
          <w:rFonts w:ascii="CG Omega" w:hAnsi="CG Omega"/>
        </w:rPr>
        <w:t xml:space="preserve">L’ouverture d’un CEL </w:t>
      </w:r>
      <w:r w:rsidR="00306C97" w:rsidRPr="004C4C17">
        <w:rPr>
          <w:rFonts w:ascii="CG Omega" w:hAnsi="CG Omega"/>
        </w:rPr>
        <w:t xml:space="preserve">ou d’un PEL </w:t>
      </w:r>
      <w:r w:rsidRPr="004C4C17">
        <w:rPr>
          <w:rFonts w:ascii="CG Omega" w:hAnsi="CG Omega"/>
        </w:rPr>
        <w:t xml:space="preserve">est subordonnée à un dépôt initial </w:t>
      </w:r>
      <w:r w:rsidR="00671796" w:rsidRPr="004C4C17">
        <w:rPr>
          <w:rFonts w:ascii="CG Omega" w:hAnsi="CG Omega"/>
        </w:rPr>
        <w:t>qui ne peut être inférieur à un montant fixé par arrêté (</w:t>
      </w:r>
      <w:hyperlink r:id="rId22" w:history="1">
        <w:r w:rsidR="00671796" w:rsidRPr="00052B49">
          <w:rPr>
            <w:rStyle w:val="Lienhypertexte"/>
            <w:rFonts w:ascii="CG Omega" w:hAnsi="CG Omega"/>
            <w:i/>
          </w:rPr>
          <w:t>CCH,</w:t>
        </w:r>
        <w:r w:rsidR="00671796" w:rsidRPr="00052B49">
          <w:rPr>
            <w:rStyle w:val="Lienhypertexte"/>
            <w:rFonts w:ascii="CG Omega" w:hAnsi="CG Omega"/>
          </w:rPr>
          <w:t xml:space="preserve"> </w:t>
        </w:r>
        <w:r w:rsidR="00671796" w:rsidRPr="00052B49">
          <w:rPr>
            <w:rStyle w:val="Lienhypertexte"/>
            <w:rFonts w:ascii="CG Omega" w:hAnsi="CG Omega"/>
            <w:i/>
          </w:rPr>
          <w:t>art. R.</w:t>
        </w:r>
        <w:r w:rsidR="00052B49" w:rsidRPr="00052B49">
          <w:rPr>
            <w:rStyle w:val="Lienhypertexte"/>
            <w:rFonts w:ascii="CG Omega" w:hAnsi="CG Omega"/>
            <w:i/>
          </w:rPr>
          <w:t xml:space="preserve"> </w:t>
        </w:r>
        <w:r w:rsidR="00671796" w:rsidRPr="00052B49">
          <w:rPr>
            <w:rStyle w:val="Lienhypertexte"/>
            <w:rFonts w:ascii="CG Omega" w:hAnsi="CG Omega"/>
            <w:i/>
          </w:rPr>
          <w:t>315-3, al.2</w:t>
        </w:r>
      </w:hyperlink>
      <w:r w:rsidR="00306C97" w:rsidRPr="004C4C17">
        <w:rPr>
          <w:rFonts w:ascii="CG Omega" w:hAnsi="CG Omega"/>
          <w:i/>
        </w:rPr>
        <w:t xml:space="preserve"> ; </w:t>
      </w:r>
      <w:hyperlink r:id="rId23" w:history="1">
        <w:r w:rsidR="00306C97" w:rsidRPr="00F90FF4">
          <w:rPr>
            <w:rStyle w:val="Lienhypertexte"/>
            <w:rFonts w:ascii="CG Omega" w:hAnsi="CG Omega"/>
            <w:i/>
          </w:rPr>
          <w:t>CCH, art. R.</w:t>
        </w:r>
        <w:r w:rsidR="00052B49" w:rsidRPr="00F90FF4">
          <w:rPr>
            <w:rStyle w:val="Lienhypertexte"/>
            <w:rFonts w:ascii="CG Omega" w:hAnsi="CG Omega"/>
            <w:i/>
          </w:rPr>
          <w:t xml:space="preserve"> </w:t>
        </w:r>
        <w:r w:rsidR="00306C97" w:rsidRPr="00F90FF4">
          <w:rPr>
            <w:rStyle w:val="Lienhypertexte"/>
            <w:rFonts w:ascii="CG Omega" w:hAnsi="CG Omega"/>
            <w:i/>
          </w:rPr>
          <w:t>315-27</w:t>
        </w:r>
      </w:hyperlink>
      <w:r w:rsidR="00671796" w:rsidRPr="004C4C17">
        <w:rPr>
          <w:rFonts w:ascii="CG Omega" w:hAnsi="CG Omega"/>
        </w:rPr>
        <w:t xml:space="preserve">). </w:t>
      </w:r>
    </w:p>
    <w:p w14:paraId="1016879B" w14:textId="4B5D1136" w:rsidR="00BB66FA" w:rsidRPr="004C4C17" w:rsidRDefault="000712BF" w:rsidP="00676565">
      <w:pPr>
        <w:pStyle w:val="Sansinterligne"/>
        <w:ind w:left="0" w:firstLine="0"/>
        <w:rPr>
          <w:rFonts w:ascii="CG Omega" w:hAnsi="CG Omega"/>
        </w:rPr>
      </w:pPr>
      <w:r>
        <w:t>La prise d’effet du CEL ou du PEL a lieu à la date du versement du dépôt initial.</w:t>
      </w:r>
    </w:p>
    <w:p w14:paraId="23CDBB37" w14:textId="77777777" w:rsidR="003E356E" w:rsidRPr="004C4C17" w:rsidRDefault="003E356E" w:rsidP="00676565">
      <w:pPr>
        <w:pStyle w:val="Sansinterligne"/>
        <w:ind w:left="0" w:firstLine="0"/>
        <w:rPr>
          <w:rFonts w:ascii="CG Omega" w:hAnsi="CG Omega"/>
        </w:rPr>
      </w:pPr>
    </w:p>
    <w:p w14:paraId="2693DF8F" w14:textId="2BC9070C" w:rsidR="00846B24" w:rsidRPr="004C4C17" w:rsidRDefault="00E46CD3" w:rsidP="008D770C">
      <w:pPr>
        <w:pStyle w:val="Sansinterligne"/>
        <w:numPr>
          <w:ilvl w:val="0"/>
          <w:numId w:val="9"/>
        </w:numPr>
        <w:pBdr>
          <w:top w:val="single" w:sz="4" w:space="1" w:color="auto"/>
          <w:left w:val="single" w:sz="4" w:space="4" w:color="auto"/>
          <w:bottom w:val="single" w:sz="4" w:space="1" w:color="auto"/>
          <w:right w:val="single" w:sz="4" w:space="4" w:color="auto"/>
        </w:pBdr>
        <w:ind w:left="0" w:firstLine="360"/>
        <w:rPr>
          <w:rFonts w:ascii="CG Omega" w:hAnsi="CG Omega"/>
        </w:rPr>
      </w:pPr>
      <w:r w:rsidRPr="00110B1B">
        <w:rPr>
          <w:rFonts w:ascii="CG Omega" w:hAnsi="CG Omega"/>
          <w:b/>
        </w:rPr>
        <w:t>CEL</w:t>
      </w:r>
      <w:r>
        <w:rPr>
          <w:rFonts w:ascii="CG Omega" w:hAnsi="CG Omega"/>
        </w:rPr>
        <w:t xml:space="preserve"> : </w:t>
      </w:r>
      <w:r w:rsidR="00306C97" w:rsidRPr="00E90C5F">
        <w:rPr>
          <w:rFonts w:ascii="CG Omega" w:hAnsi="CG Omega"/>
          <w:b/>
        </w:rPr>
        <w:t>Pour l’ouverture d’un CEL</w:t>
      </w:r>
      <w:r w:rsidR="00E90C5F">
        <w:rPr>
          <w:rFonts w:ascii="CG Omega" w:hAnsi="CG Omega"/>
          <w:b/>
        </w:rPr>
        <w:t>,</w:t>
      </w:r>
      <w:r w:rsidR="00306C97" w:rsidRPr="00E90C5F">
        <w:rPr>
          <w:rFonts w:ascii="CG Omega" w:hAnsi="CG Omega"/>
          <w:b/>
        </w:rPr>
        <w:t xml:space="preserve"> l</w:t>
      </w:r>
      <w:r w:rsidR="00846B24" w:rsidRPr="00E90C5F">
        <w:rPr>
          <w:rFonts w:ascii="CG Omega" w:hAnsi="CG Omega"/>
          <w:b/>
        </w:rPr>
        <w:t>e montant min</w:t>
      </w:r>
      <w:r w:rsidR="00F26C7F" w:rsidRPr="00E90C5F">
        <w:rPr>
          <w:rFonts w:ascii="CG Omega" w:hAnsi="CG Omega"/>
          <w:b/>
        </w:rPr>
        <w:t>imal</w:t>
      </w:r>
      <w:r w:rsidR="00846B24" w:rsidRPr="00E90C5F">
        <w:rPr>
          <w:rFonts w:ascii="CG Omega" w:hAnsi="CG Omega"/>
          <w:b/>
        </w:rPr>
        <w:t xml:space="preserve"> est </w:t>
      </w:r>
      <w:r w:rsidR="002036C8" w:rsidRPr="00E90C5F">
        <w:rPr>
          <w:rFonts w:ascii="CG Omega" w:hAnsi="CG Omega"/>
          <w:b/>
        </w:rPr>
        <w:t>fixé à</w:t>
      </w:r>
      <w:r w:rsidR="00846B24" w:rsidRPr="004C4C17">
        <w:rPr>
          <w:rFonts w:ascii="CG Omega" w:hAnsi="CG Omega"/>
        </w:rPr>
        <w:t xml:space="preserve"> </w:t>
      </w:r>
      <w:r w:rsidR="00846B24" w:rsidRPr="004C4C17">
        <w:rPr>
          <w:rFonts w:ascii="CG Omega" w:hAnsi="CG Omega"/>
          <w:b/>
        </w:rPr>
        <w:t>300</w:t>
      </w:r>
      <w:r w:rsidR="003A1664">
        <w:rPr>
          <w:rFonts w:ascii="CG Omega" w:hAnsi="CG Omega"/>
          <w:b/>
        </w:rPr>
        <w:t> </w:t>
      </w:r>
      <w:r w:rsidR="00846B24" w:rsidRPr="00E90C5F">
        <w:rPr>
          <w:rFonts w:ascii="CG Omega" w:hAnsi="CG Omega"/>
          <w:b/>
        </w:rPr>
        <w:t>€</w:t>
      </w:r>
      <w:r w:rsidR="00671796" w:rsidRPr="004C4C17">
        <w:rPr>
          <w:rFonts w:ascii="CG Omega" w:hAnsi="CG Omega"/>
        </w:rPr>
        <w:t xml:space="preserve"> depuis le 31 décembre 1992</w:t>
      </w:r>
      <w:r w:rsidR="002036C8" w:rsidRPr="004C4C17">
        <w:rPr>
          <w:rFonts w:ascii="CG Omega" w:hAnsi="CG Omega"/>
        </w:rPr>
        <w:t xml:space="preserve"> </w:t>
      </w:r>
      <w:r w:rsidR="00846B24" w:rsidRPr="004C4C17">
        <w:rPr>
          <w:rFonts w:ascii="CG Omega" w:hAnsi="CG Omega"/>
        </w:rPr>
        <w:t>(</w:t>
      </w:r>
      <w:hyperlink r:id="rId24" w:history="1">
        <w:r w:rsidR="00846B24" w:rsidRPr="00E73317">
          <w:rPr>
            <w:rStyle w:val="Lienhypertexte"/>
            <w:rFonts w:ascii="CG Omega" w:hAnsi="CG Omega"/>
            <w:i/>
          </w:rPr>
          <w:t>Arr. 1</w:t>
        </w:r>
        <w:r w:rsidR="00846B24" w:rsidRPr="00E73317">
          <w:rPr>
            <w:rStyle w:val="Lienhypertexte"/>
            <w:rFonts w:ascii="CG Omega" w:hAnsi="CG Omega"/>
            <w:i/>
            <w:vertAlign w:val="superscript"/>
          </w:rPr>
          <w:t>er</w:t>
        </w:r>
        <w:r w:rsidR="002036C8" w:rsidRPr="00E73317">
          <w:rPr>
            <w:rStyle w:val="Lienhypertexte"/>
            <w:rFonts w:ascii="CG Omega" w:hAnsi="CG Omega"/>
            <w:i/>
          </w:rPr>
          <w:t xml:space="preserve"> avril 1992,</w:t>
        </w:r>
        <w:r w:rsidR="00E73317" w:rsidRPr="00E73317">
          <w:rPr>
            <w:rStyle w:val="Lienhypertexte"/>
            <w:rFonts w:ascii="CG Omega" w:hAnsi="CG Omega"/>
            <w:i/>
          </w:rPr>
          <w:t xml:space="preserve"> art. 1</w:t>
        </w:r>
        <w:r w:rsidR="00E73317" w:rsidRPr="00E73317">
          <w:rPr>
            <w:rStyle w:val="Lienhypertexte"/>
            <w:rFonts w:ascii="CG Omega" w:hAnsi="CG Omega"/>
            <w:i/>
            <w:vertAlign w:val="superscript"/>
          </w:rPr>
          <w:t>er</w:t>
        </w:r>
      </w:hyperlink>
      <w:r w:rsidR="00E73317">
        <w:rPr>
          <w:rFonts w:ascii="CG Omega" w:hAnsi="CG Omega"/>
          <w:i/>
        </w:rPr>
        <w:t>,</w:t>
      </w:r>
      <w:r w:rsidR="002036C8" w:rsidRPr="004C4C17">
        <w:rPr>
          <w:rFonts w:ascii="CG Omega" w:hAnsi="CG Omega"/>
          <w:i/>
        </w:rPr>
        <w:t xml:space="preserve"> </w:t>
      </w:r>
      <w:proofErr w:type="spellStart"/>
      <w:r w:rsidR="002036C8" w:rsidRPr="004C4C17">
        <w:rPr>
          <w:rFonts w:ascii="CG Omega" w:hAnsi="CG Omega"/>
          <w:i/>
        </w:rPr>
        <w:t>mod</w:t>
      </w:r>
      <w:proofErr w:type="spellEnd"/>
      <w:r w:rsidR="002036C8" w:rsidRPr="004C4C17">
        <w:rPr>
          <w:rFonts w:ascii="CG Omega" w:hAnsi="CG Omega"/>
          <w:i/>
        </w:rPr>
        <w:t xml:space="preserve">. par </w:t>
      </w:r>
      <w:hyperlink r:id="rId25" w:history="1">
        <w:r w:rsidR="002036C8" w:rsidRPr="006A6167">
          <w:rPr>
            <w:rStyle w:val="Lienhypertexte"/>
            <w:rFonts w:ascii="CG Omega" w:hAnsi="CG Omega"/>
            <w:i/>
          </w:rPr>
          <w:t>arr. 3 septembre 2001, art. 3, XXIII</w:t>
        </w:r>
      </w:hyperlink>
      <w:r w:rsidR="00846B24" w:rsidRPr="004C4C17">
        <w:rPr>
          <w:rFonts w:ascii="CG Omega" w:hAnsi="CG Omega"/>
        </w:rPr>
        <w:t>).</w:t>
      </w:r>
    </w:p>
    <w:p w14:paraId="11F43BBB" w14:textId="77777777" w:rsidR="00D3586A" w:rsidRPr="004C4C17" w:rsidRDefault="00D3586A" w:rsidP="00676565">
      <w:pPr>
        <w:pStyle w:val="Sansinterligne"/>
        <w:ind w:left="0" w:firstLine="0"/>
        <w:rPr>
          <w:rFonts w:ascii="CG Omega" w:hAnsi="CG Omega"/>
        </w:rPr>
      </w:pPr>
    </w:p>
    <w:p w14:paraId="61A4330C" w14:textId="75FCE5A8" w:rsidR="00532831" w:rsidRPr="004C4C17" w:rsidRDefault="00E46CD3" w:rsidP="008D770C">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110B1B">
        <w:rPr>
          <w:rFonts w:ascii="CG Omega" w:hAnsi="CG Omega"/>
          <w:b/>
        </w:rPr>
        <w:t>PEL</w:t>
      </w:r>
      <w:r>
        <w:rPr>
          <w:rFonts w:ascii="CG Omega" w:hAnsi="CG Omega"/>
        </w:rPr>
        <w:t xml:space="preserve"> : </w:t>
      </w:r>
      <w:r w:rsidR="00306C97" w:rsidRPr="00E90C5F">
        <w:rPr>
          <w:rFonts w:ascii="CG Omega" w:hAnsi="CG Omega"/>
          <w:b/>
        </w:rPr>
        <w:t>Pour l</w:t>
      </w:r>
      <w:r w:rsidR="00532831" w:rsidRPr="00E90C5F">
        <w:rPr>
          <w:rFonts w:ascii="CG Omega" w:hAnsi="CG Omega"/>
          <w:b/>
        </w:rPr>
        <w:t>’ouverture d’un PEL</w:t>
      </w:r>
      <w:r w:rsidR="00306C97" w:rsidRPr="00E90C5F">
        <w:rPr>
          <w:rFonts w:ascii="CG Omega" w:hAnsi="CG Omega"/>
          <w:b/>
        </w:rPr>
        <w:t>, l</w:t>
      </w:r>
      <w:r w:rsidR="00F26C7F" w:rsidRPr="00E90C5F">
        <w:rPr>
          <w:rFonts w:ascii="CG Omega" w:hAnsi="CG Omega"/>
          <w:b/>
        </w:rPr>
        <w:t>e montant minimal</w:t>
      </w:r>
      <w:r w:rsidR="002036C8" w:rsidRPr="00E90C5F">
        <w:rPr>
          <w:rFonts w:ascii="CG Omega" w:hAnsi="CG Omega"/>
          <w:b/>
        </w:rPr>
        <w:t xml:space="preserve"> est fixé à </w:t>
      </w:r>
      <w:r w:rsidR="002036C8" w:rsidRPr="00E35B96">
        <w:rPr>
          <w:rFonts w:ascii="CG Omega" w:hAnsi="CG Omega"/>
          <w:b/>
        </w:rPr>
        <w:t>225</w:t>
      </w:r>
      <w:r w:rsidR="003A1664">
        <w:rPr>
          <w:rFonts w:ascii="CG Omega" w:hAnsi="CG Omega"/>
          <w:b/>
        </w:rPr>
        <w:t> </w:t>
      </w:r>
      <w:r w:rsidR="002036C8" w:rsidRPr="00E35B96">
        <w:rPr>
          <w:rFonts w:ascii="CG Omega" w:hAnsi="CG Omega"/>
          <w:b/>
        </w:rPr>
        <w:t>€</w:t>
      </w:r>
      <w:r w:rsidR="002036C8" w:rsidRPr="004C4C17">
        <w:rPr>
          <w:rFonts w:ascii="CG Omega" w:hAnsi="CG Omega"/>
        </w:rPr>
        <w:t xml:space="preserve"> depuis le 15 juin 1983 </w:t>
      </w:r>
      <w:r w:rsidR="0049180E" w:rsidRPr="004C4C17">
        <w:rPr>
          <w:rFonts w:ascii="CG Omega" w:hAnsi="CG Omega"/>
        </w:rPr>
        <w:t>(</w:t>
      </w:r>
      <w:hyperlink r:id="rId26" w:history="1">
        <w:r w:rsidR="00953C12" w:rsidRPr="00ED70B6">
          <w:rPr>
            <w:rStyle w:val="Lienhypertexte"/>
            <w:rFonts w:ascii="CG Omega" w:hAnsi="CG Omega"/>
            <w:i/>
          </w:rPr>
          <w:t xml:space="preserve">Arr. 11 juin 1983, </w:t>
        </w:r>
        <w:r w:rsidR="00ED70B6" w:rsidRPr="00ED70B6">
          <w:rPr>
            <w:rStyle w:val="Lienhypertexte"/>
            <w:rFonts w:ascii="CG Omega" w:hAnsi="CG Omega"/>
            <w:i/>
          </w:rPr>
          <w:t>art. 1</w:t>
        </w:r>
        <w:r w:rsidR="00ED70B6" w:rsidRPr="00ED70B6">
          <w:rPr>
            <w:rStyle w:val="Lienhypertexte"/>
            <w:rFonts w:ascii="CG Omega" w:hAnsi="CG Omega"/>
            <w:i/>
            <w:vertAlign w:val="superscript"/>
          </w:rPr>
          <w:t>er</w:t>
        </w:r>
      </w:hyperlink>
      <w:r w:rsidR="00ED70B6">
        <w:rPr>
          <w:rFonts w:ascii="CG Omega" w:hAnsi="CG Omega"/>
          <w:i/>
        </w:rPr>
        <w:t>,</w:t>
      </w:r>
      <w:r w:rsidR="00975E89">
        <w:rPr>
          <w:rFonts w:ascii="CG Omega" w:hAnsi="CG Omega"/>
          <w:i/>
        </w:rPr>
        <w:t>p.1803 JO</w:t>
      </w:r>
      <w:r w:rsidR="00B9225A">
        <w:rPr>
          <w:rFonts w:ascii="CG Omega" w:hAnsi="CG Omega"/>
          <w:i/>
        </w:rPr>
        <w:t>RF</w:t>
      </w:r>
      <w:r w:rsidR="00975E89">
        <w:rPr>
          <w:rFonts w:ascii="CG Omega" w:hAnsi="CG Omega"/>
          <w:i/>
        </w:rPr>
        <w:t xml:space="preserve"> </w:t>
      </w:r>
      <w:r w:rsidR="009A6E4F">
        <w:rPr>
          <w:rFonts w:ascii="CG Omega" w:hAnsi="CG Omega"/>
          <w:i/>
        </w:rPr>
        <w:t xml:space="preserve">du </w:t>
      </w:r>
      <w:r w:rsidR="00975E89">
        <w:rPr>
          <w:rFonts w:ascii="CG Omega" w:hAnsi="CG Omega"/>
          <w:i/>
        </w:rPr>
        <w:t>15 juin 1983</w:t>
      </w:r>
      <w:r w:rsidR="00ED70B6">
        <w:rPr>
          <w:rFonts w:ascii="CG Omega" w:hAnsi="CG Omega"/>
          <w:i/>
        </w:rPr>
        <w:t xml:space="preserve"> </w:t>
      </w:r>
      <w:proofErr w:type="spellStart"/>
      <w:r w:rsidR="00953C12" w:rsidRPr="004C4C17">
        <w:rPr>
          <w:rFonts w:ascii="CG Omega" w:hAnsi="CG Omega"/>
          <w:i/>
        </w:rPr>
        <w:t>mod</w:t>
      </w:r>
      <w:proofErr w:type="spellEnd"/>
      <w:r w:rsidR="00953C12" w:rsidRPr="004C4C17">
        <w:rPr>
          <w:rFonts w:ascii="CG Omega" w:hAnsi="CG Omega"/>
          <w:i/>
        </w:rPr>
        <w:t xml:space="preserve">. par </w:t>
      </w:r>
      <w:hyperlink r:id="rId27" w:history="1">
        <w:r w:rsidR="00953C12" w:rsidRPr="006A6167">
          <w:rPr>
            <w:rStyle w:val="Lienhypertexte"/>
            <w:rFonts w:ascii="CG Omega" w:hAnsi="CG Omega"/>
            <w:i/>
          </w:rPr>
          <w:t>arr. 3 septembre 2001, art. 3, X</w:t>
        </w:r>
      </w:hyperlink>
      <w:r w:rsidR="00953C12" w:rsidRPr="004C4C17">
        <w:rPr>
          <w:rFonts w:ascii="CG Omega" w:hAnsi="CG Omega"/>
        </w:rPr>
        <w:t>).</w:t>
      </w:r>
    </w:p>
    <w:p w14:paraId="73474373" w14:textId="77777777" w:rsidR="00BB058F" w:rsidRPr="004C4C17" w:rsidRDefault="00BB058F" w:rsidP="00846B24">
      <w:pPr>
        <w:pStyle w:val="Sansinterligne"/>
        <w:rPr>
          <w:rFonts w:ascii="CG Omega" w:hAnsi="CG Omega"/>
        </w:rPr>
      </w:pPr>
    </w:p>
    <w:p w14:paraId="0FF388CB" w14:textId="44BD0A6B" w:rsidR="00BB058F" w:rsidRPr="006C2A34" w:rsidRDefault="0005322D" w:rsidP="001F419C">
      <w:pPr>
        <w:pStyle w:val="Sansinterligne"/>
        <w:ind w:left="0" w:firstLine="0"/>
        <w:rPr>
          <w:rFonts w:ascii="CG Omega" w:hAnsi="CG Omega"/>
        </w:rPr>
      </w:pPr>
      <w:r w:rsidRPr="004C4C17">
        <w:rPr>
          <w:rFonts w:ascii="CG Omega" w:hAnsi="CG Omega"/>
        </w:rPr>
        <w:t>Pour le CEL comme pour le PEL, l</w:t>
      </w:r>
      <w:r w:rsidR="00BB058F" w:rsidRPr="004C4C17">
        <w:rPr>
          <w:rFonts w:ascii="CG Omega" w:hAnsi="CG Omega"/>
        </w:rPr>
        <w:t xml:space="preserve">e dépôt initial ainsi que les versements ultérieurs doivent résulter d’un effort d’épargne du souscripteur et ne peuvent donc pas être constitués au moyen </w:t>
      </w:r>
      <w:r w:rsidR="00BB058F" w:rsidRPr="004C4C17">
        <w:rPr>
          <w:rFonts w:ascii="CG Omega" w:hAnsi="CG Omega"/>
        </w:rPr>
        <w:lastRenderedPageBreak/>
        <w:t>de prêts accordés par des établissements de crédit, des organismes à caractère social ou des organismes collecteurs de la participation des employeurs à l’effort de construction (</w:t>
      </w:r>
      <w:hyperlink r:id="rId28" w:history="1">
        <w:r w:rsidR="00BB058F" w:rsidRPr="00676565">
          <w:rPr>
            <w:rStyle w:val="Lienhypertexte"/>
            <w:rFonts w:ascii="CG Omega" w:hAnsi="CG Omega"/>
            <w:i/>
          </w:rPr>
          <w:t>Circ. 16 mars 1994</w:t>
        </w:r>
        <w:r w:rsidR="00676565" w:rsidRPr="00676565">
          <w:rPr>
            <w:rStyle w:val="Lienhypertexte"/>
            <w:rFonts w:ascii="CG Omega" w:hAnsi="CG Omega"/>
            <w:i/>
          </w:rPr>
          <w:t>, III</w:t>
        </w:r>
      </w:hyperlink>
      <w:r w:rsidR="00BB058F" w:rsidRPr="004C4C17">
        <w:rPr>
          <w:rFonts w:ascii="CG Omega" w:hAnsi="CG Omega"/>
        </w:rPr>
        <w:t>).</w:t>
      </w:r>
      <w:r w:rsidR="006C2A34" w:rsidRPr="006C2A34">
        <w:t xml:space="preserve"> </w:t>
      </w:r>
      <w:r w:rsidR="006C2A34" w:rsidRPr="00AE093F">
        <w:rPr>
          <w:rFonts w:ascii="CG Omega" w:hAnsi="CG Omega"/>
        </w:rPr>
        <w:t>Un versement effectué</w:t>
      </w:r>
      <w:r w:rsidR="006C2A34">
        <w:rPr>
          <w:rFonts w:ascii="CG Omega" w:hAnsi="CG Omega"/>
        </w:rPr>
        <w:t xml:space="preserve"> lors du dépôt initial ou par versement ultérieur </w:t>
      </w:r>
      <w:r w:rsidR="006C2A34" w:rsidRPr="006C2A34">
        <w:rPr>
          <w:rFonts w:ascii="CG Omega" w:hAnsi="CG Omega"/>
        </w:rPr>
        <w:t xml:space="preserve">par un établissement bancaire </w:t>
      </w:r>
      <w:r w:rsidR="006C2A34">
        <w:rPr>
          <w:rFonts w:ascii="CG Omega" w:hAnsi="CG Omega"/>
        </w:rPr>
        <w:t>n’</w:t>
      </w:r>
      <w:r w:rsidR="006C2A34" w:rsidRPr="006C2A34">
        <w:rPr>
          <w:rFonts w:ascii="CG Omega" w:hAnsi="CG Omega"/>
        </w:rPr>
        <w:t>est</w:t>
      </w:r>
      <w:r w:rsidR="006C2A34">
        <w:rPr>
          <w:rFonts w:ascii="CG Omega" w:hAnsi="CG Omega"/>
        </w:rPr>
        <w:t xml:space="preserve"> pas </w:t>
      </w:r>
      <w:r w:rsidR="006C2A34" w:rsidRPr="00AE093F">
        <w:rPr>
          <w:rFonts w:ascii="CG Omega" w:hAnsi="CG Omega"/>
        </w:rPr>
        <w:t>considéré comme un prêt</w:t>
      </w:r>
      <w:r w:rsidR="006C2A34">
        <w:rPr>
          <w:rFonts w:ascii="CG Omega" w:hAnsi="CG Omega"/>
        </w:rPr>
        <w:t>.</w:t>
      </w:r>
    </w:p>
    <w:p w14:paraId="0CD38A86" w14:textId="77777777" w:rsidR="00C07C10" w:rsidRPr="004C4C17" w:rsidRDefault="00C07C10" w:rsidP="00676565">
      <w:pPr>
        <w:pStyle w:val="Sansinterligne"/>
        <w:ind w:left="0" w:firstLine="0"/>
        <w:rPr>
          <w:rFonts w:ascii="CG Omega" w:hAnsi="CG Omega"/>
        </w:rPr>
      </w:pPr>
    </w:p>
    <w:p w14:paraId="2A75E1B1" w14:textId="77777777" w:rsidR="00FB655C" w:rsidRPr="004C4C17" w:rsidRDefault="00FB655C" w:rsidP="00676565">
      <w:pPr>
        <w:pStyle w:val="Sansinterligne"/>
        <w:ind w:left="0" w:firstLine="0"/>
        <w:rPr>
          <w:rFonts w:ascii="CG Omega" w:hAnsi="CG Omega"/>
        </w:rPr>
      </w:pPr>
      <w:bookmarkStart w:id="18" w:name="_Toc394930615"/>
      <w:bookmarkStart w:id="19" w:name="_Toc394930672"/>
    </w:p>
    <w:p w14:paraId="076000D2" w14:textId="77777777" w:rsidR="00C07C10" w:rsidRPr="0024438B" w:rsidRDefault="00B243A5" w:rsidP="009D5B46">
      <w:pPr>
        <w:pStyle w:val="Titre1"/>
        <w:numPr>
          <w:ilvl w:val="0"/>
          <w:numId w:val="13"/>
        </w:numPr>
        <w:ind w:left="431" w:hanging="431"/>
      </w:pPr>
      <w:bookmarkStart w:id="20" w:name="_Toc63177985"/>
      <w:r w:rsidRPr="0024438B">
        <w:t>Fonctionnement</w:t>
      </w:r>
      <w:r w:rsidR="00C07C10" w:rsidRPr="0024438B">
        <w:t xml:space="preserve"> du compte ou du plan d’épargne-logement</w:t>
      </w:r>
      <w:bookmarkEnd w:id="18"/>
      <w:bookmarkEnd w:id="19"/>
      <w:bookmarkEnd w:id="20"/>
    </w:p>
    <w:p w14:paraId="090C30A4" w14:textId="77777777" w:rsidR="00D054F8" w:rsidRPr="004C4C17" w:rsidRDefault="00D054F8" w:rsidP="00676565">
      <w:pPr>
        <w:pStyle w:val="Sansinterligne"/>
        <w:ind w:left="0" w:firstLine="0"/>
        <w:rPr>
          <w:rFonts w:ascii="CG Omega" w:hAnsi="CG Omega"/>
        </w:rPr>
      </w:pPr>
    </w:p>
    <w:p w14:paraId="33B2A778" w14:textId="77777777" w:rsidR="00C07C10" w:rsidRPr="0024438B" w:rsidRDefault="003E5AD0" w:rsidP="00D60B9B">
      <w:pPr>
        <w:pStyle w:val="Titre2"/>
        <w:numPr>
          <w:ilvl w:val="0"/>
          <w:numId w:val="17"/>
        </w:numPr>
      </w:pPr>
      <w:bookmarkStart w:id="21" w:name="_Toc394930616"/>
      <w:bookmarkStart w:id="22" w:name="_Toc394930673"/>
      <w:bookmarkStart w:id="23" w:name="_Ref429467304"/>
      <w:bookmarkStart w:id="24" w:name="_Toc63177986"/>
      <w:r w:rsidRPr="0024438B">
        <w:t>Versements</w:t>
      </w:r>
      <w:bookmarkEnd w:id="21"/>
      <w:bookmarkEnd w:id="22"/>
      <w:bookmarkEnd w:id="23"/>
      <w:bookmarkEnd w:id="24"/>
    </w:p>
    <w:p w14:paraId="2E6C287D" w14:textId="77777777" w:rsidR="00FB655C" w:rsidRPr="004C4C17" w:rsidRDefault="00FB655C" w:rsidP="00676565">
      <w:pPr>
        <w:pStyle w:val="Sansinterligne"/>
        <w:ind w:left="0" w:firstLine="0"/>
        <w:rPr>
          <w:rFonts w:ascii="CG Omega" w:hAnsi="CG Omega"/>
        </w:rPr>
      </w:pPr>
    </w:p>
    <w:p w14:paraId="065A038D" w14:textId="6D1AE8A8" w:rsidR="00B243A5" w:rsidRDefault="00E46CD3" w:rsidP="005B5698">
      <w:pPr>
        <w:pStyle w:val="Sansinterligne"/>
        <w:numPr>
          <w:ilvl w:val="0"/>
          <w:numId w:val="9"/>
        </w:numPr>
        <w:pBdr>
          <w:top w:val="single" w:sz="4" w:space="1" w:color="auto"/>
          <w:left w:val="single" w:sz="4" w:space="1" w:color="auto"/>
          <w:bottom w:val="single" w:sz="4" w:space="1" w:color="auto"/>
          <w:right w:val="single" w:sz="4" w:space="1" w:color="auto"/>
        </w:pBdr>
        <w:ind w:left="0" w:firstLine="360"/>
        <w:rPr>
          <w:rFonts w:ascii="CG Omega" w:hAnsi="CG Omega"/>
        </w:rPr>
      </w:pPr>
      <w:r w:rsidRPr="00110B1B">
        <w:rPr>
          <w:rFonts w:ascii="CG Omega" w:hAnsi="CG Omega"/>
          <w:b/>
        </w:rPr>
        <w:t>CEL</w:t>
      </w:r>
      <w:r>
        <w:rPr>
          <w:rFonts w:ascii="CG Omega" w:hAnsi="CG Omega"/>
        </w:rPr>
        <w:t xml:space="preserve"> : </w:t>
      </w:r>
      <w:r w:rsidR="009B02E7" w:rsidRPr="004C4C17">
        <w:rPr>
          <w:rFonts w:ascii="CG Omega" w:hAnsi="CG Omega"/>
        </w:rPr>
        <w:t xml:space="preserve">Les versements effectués sur un CEL </w:t>
      </w:r>
      <w:r w:rsidR="00F13F4D" w:rsidRPr="004C4C17">
        <w:rPr>
          <w:rFonts w:ascii="CG Omega" w:hAnsi="CG Omega"/>
        </w:rPr>
        <w:t xml:space="preserve">(par le titulaire du compte ou par un tiers) </w:t>
      </w:r>
      <w:r w:rsidR="009B02E7" w:rsidRPr="004C4C17">
        <w:rPr>
          <w:rFonts w:ascii="CG Omega" w:hAnsi="CG Omega"/>
        </w:rPr>
        <w:t>sont libres, mais ils ne peuvent être inférieurs à un montant fixé par arrêté (</w:t>
      </w:r>
      <w:hyperlink r:id="rId29" w:history="1">
        <w:r w:rsidR="009B02E7" w:rsidRPr="00052B49">
          <w:rPr>
            <w:rStyle w:val="Lienhypertexte"/>
            <w:rFonts w:ascii="CG Omega" w:hAnsi="CG Omega"/>
            <w:i/>
          </w:rPr>
          <w:t>CCH, art. R.315-3, al. 2</w:t>
        </w:r>
      </w:hyperlink>
      <w:r w:rsidR="009B02E7" w:rsidRPr="004C4C17">
        <w:rPr>
          <w:rFonts w:ascii="CG Omega" w:hAnsi="CG Omega"/>
          <w:i/>
        </w:rPr>
        <w:t>)</w:t>
      </w:r>
      <w:r w:rsidR="00F26C7F" w:rsidRPr="004C4C17">
        <w:rPr>
          <w:rFonts w:ascii="CG Omega" w:hAnsi="CG Omega"/>
        </w:rPr>
        <w:t xml:space="preserve">. </w:t>
      </w:r>
      <w:r w:rsidR="00F26C7F" w:rsidRPr="00E90C5F">
        <w:rPr>
          <w:rFonts w:ascii="CG Omega" w:hAnsi="CG Omega"/>
          <w:b/>
        </w:rPr>
        <w:t>Ce montant minimal</w:t>
      </w:r>
      <w:r w:rsidR="009B02E7" w:rsidRPr="00E90C5F">
        <w:rPr>
          <w:rFonts w:ascii="CG Omega" w:hAnsi="CG Omega"/>
          <w:b/>
        </w:rPr>
        <w:t xml:space="preserve"> </w:t>
      </w:r>
      <w:r w:rsidR="001F419C" w:rsidRPr="00E90C5F">
        <w:rPr>
          <w:rFonts w:ascii="CG Omega" w:hAnsi="CG Omega"/>
          <w:b/>
        </w:rPr>
        <w:t xml:space="preserve">unitaire </w:t>
      </w:r>
      <w:r w:rsidR="009B02E7" w:rsidRPr="00E90C5F">
        <w:rPr>
          <w:rFonts w:ascii="CG Omega" w:hAnsi="CG Omega"/>
          <w:b/>
        </w:rPr>
        <w:t xml:space="preserve">est fixé à </w:t>
      </w:r>
      <w:r w:rsidR="009B02E7" w:rsidRPr="00E35B96">
        <w:rPr>
          <w:rFonts w:ascii="CG Omega" w:hAnsi="CG Omega"/>
          <w:b/>
        </w:rPr>
        <w:t>75</w:t>
      </w:r>
      <w:r w:rsidR="003A1664">
        <w:rPr>
          <w:rFonts w:ascii="CG Omega" w:hAnsi="CG Omega"/>
          <w:b/>
        </w:rPr>
        <w:t> </w:t>
      </w:r>
      <w:r w:rsidR="009B02E7" w:rsidRPr="00E35B96">
        <w:rPr>
          <w:rFonts w:ascii="CG Omega" w:hAnsi="CG Omega"/>
          <w:b/>
        </w:rPr>
        <w:t>€</w:t>
      </w:r>
      <w:r w:rsidR="009B02E7" w:rsidRPr="004C4C17">
        <w:rPr>
          <w:rFonts w:ascii="CG Omega" w:hAnsi="CG Omega"/>
        </w:rPr>
        <w:t xml:space="preserve"> depuis le 31 décembre 1992, quelle que soit la date d’ouverture du compte (</w:t>
      </w:r>
      <w:hyperlink r:id="rId30" w:history="1">
        <w:r w:rsidR="009B02E7" w:rsidRPr="00E73317">
          <w:rPr>
            <w:rStyle w:val="Lienhypertexte"/>
            <w:rFonts w:ascii="CG Omega" w:hAnsi="CG Omega"/>
            <w:i/>
          </w:rPr>
          <w:t>Arr. 1</w:t>
        </w:r>
        <w:r w:rsidR="009B02E7" w:rsidRPr="00E73317">
          <w:rPr>
            <w:rStyle w:val="Lienhypertexte"/>
            <w:rFonts w:ascii="CG Omega" w:hAnsi="CG Omega"/>
            <w:i/>
            <w:vertAlign w:val="superscript"/>
          </w:rPr>
          <w:t>er</w:t>
        </w:r>
        <w:r w:rsidR="005C0942" w:rsidRPr="00E73317">
          <w:rPr>
            <w:rStyle w:val="Lienhypertexte"/>
            <w:rFonts w:ascii="CG Omega" w:hAnsi="CG Omega"/>
            <w:i/>
          </w:rPr>
          <w:t xml:space="preserve"> avril 1992</w:t>
        </w:r>
        <w:r w:rsidR="00E73317" w:rsidRPr="00E73317">
          <w:rPr>
            <w:rStyle w:val="Lienhypertexte"/>
            <w:rFonts w:ascii="CG Omega" w:hAnsi="CG Omega"/>
            <w:i/>
          </w:rPr>
          <w:t>, art. 1</w:t>
        </w:r>
        <w:r w:rsidR="00E73317" w:rsidRPr="00E73317">
          <w:rPr>
            <w:rStyle w:val="Lienhypertexte"/>
            <w:rFonts w:ascii="CG Omega" w:hAnsi="CG Omega"/>
            <w:i/>
            <w:vertAlign w:val="superscript"/>
          </w:rPr>
          <w:t>er</w:t>
        </w:r>
      </w:hyperlink>
      <w:r w:rsidR="009B02E7" w:rsidRPr="004C4C17">
        <w:rPr>
          <w:rFonts w:ascii="CG Omega" w:hAnsi="CG Omega"/>
        </w:rPr>
        <w:t>).</w:t>
      </w:r>
    </w:p>
    <w:p w14:paraId="4646FE48" w14:textId="77777777" w:rsidR="00850978" w:rsidRDefault="00850978" w:rsidP="005B5698">
      <w:pPr>
        <w:pStyle w:val="Sansinterligne"/>
        <w:pBdr>
          <w:top w:val="single" w:sz="4" w:space="1" w:color="auto"/>
          <w:left w:val="single" w:sz="4" w:space="1" w:color="auto"/>
          <w:bottom w:val="single" w:sz="4" w:space="1" w:color="auto"/>
          <w:right w:val="single" w:sz="4" w:space="1" w:color="auto"/>
        </w:pBdr>
        <w:ind w:left="0" w:firstLine="708"/>
        <w:rPr>
          <w:rFonts w:ascii="CG Omega" w:hAnsi="CG Omega"/>
        </w:rPr>
      </w:pPr>
    </w:p>
    <w:p w14:paraId="2C95E3A1" w14:textId="3327B5DC" w:rsidR="0064662E" w:rsidRPr="00977B23" w:rsidRDefault="001504D8" w:rsidP="005B5698">
      <w:pPr>
        <w:pStyle w:val="Commentaire"/>
        <w:pBdr>
          <w:top w:val="single" w:sz="4" w:space="1" w:color="auto"/>
          <w:left w:val="single" w:sz="4" w:space="1" w:color="auto"/>
          <w:bottom w:val="single" w:sz="4" w:space="1" w:color="auto"/>
          <w:right w:val="single" w:sz="4" w:space="1" w:color="auto"/>
        </w:pBdr>
        <w:ind w:left="0" w:firstLine="0"/>
        <w:rPr>
          <w:rFonts w:ascii="CG Omega" w:hAnsi="CG Omega"/>
        </w:rPr>
      </w:pPr>
      <w:r w:rsidRPr="00977B23">
        <w:rPr>
          <w:rFonts w:ascii="CG Omega" w:hAnsi="CG Omega"/>
          <w:sz w:val="22"/>
          <w:szCs w:val="22"/>
        </w:rPr>
        <w:t>Le titulaire peut alimenter le CEL</w:t>
      </w:r>
      <w:r w:rsidR="003E3B00" w:rsidRPr="00977B23">
        <w:rPr>
          <w:rFonts w:ascii="CG Omega" w:hAnsi="CG Omega"/>
          <w:sz w:val="22"/>
          <w:szCs w:val="22"/>
        </w:rPr>
        <w:t>,</w:t>
      </w:r>
      <w:r w:rsidRPr="00977B23">
        <w:rPr>
          <w:rFonts w:ascii="CG Omega" w:hAnsi="CG Omega"/>
          <w:sz w:val="22"/>
          <w:szCs w:val="22"/>
        </w:rPr>
        <w:t xml:space="preserve"> </w:t>
      </w:r>
      <w:r w:rsidR="00977B23" w:rsidRPr="00AE093F">
        <w:rPr>
          <w:rFonts w:ascii="CG Omega" w:hAnsi="CG Omega"/>
          <w:sz w:val="22"/>
          <w:szCs w:val="22"/>
        </w:rPr>
        <w:t>par des versements en espèces, des remises de chèques ainsi que</w:t>
      </w:r>
      <w:r w:rsidR="00977B23">
        <w:rPr>
          <w:rFonts w:ascii="CG Omega" w:hAnsi="CG Omega"/>
          <w:sz w:val="22"/>
          <w:szCs w:val="22"/>
        </w:rPr>
        <w:t xml:space="preserve"> </w:t>
      </w:r>
      <w:r w:rsidRPr="00977B23">
        <w:rPr>
          <w:rFonts w:ascii="CG Omega" w:hAnsi="CG Omega"/>
          <w:sz w:val="22"/>
          <w:szCs w:val="22"/>
        </w:rPr>
        <w:t xml:space="preserve">par des virements </w:t>
      </w:r>
      <w:r w:rsidR="008D770C" w:rsidRPr="00977B23">
        <w:rPr>
          <w:rFonts w:ascii="CG Omega" w:hAnsi="CG Omega"/>
          <w:sz w:val="22"/>
          <w:szCs w:val="22"/>
        </w:rPr>
        <w:t xml:space="preserve">à partir </w:t>
      </w:r>
      <w:r w:rsidRPr="00977B23">
        <w:rPr>
          <w:rFonts w:ascii="CG Omega" w:hAnsi="CG Omega"/>
          <w:sz w:val="22"/>
          <w:szCs w:val="22"/>
        </w:rPr>
        <w:t>de son compte à vue, notamment dans le cadre d’un ordre permanent donné à l’établissement dépositaire</w:t>
      </w:r>
      <w:r>
        <w:rPr>
          <w:rFonts w:ascii="CG Omega" w:hAnsi="CG Omega"/>
        </w:rPr>
        <w:t>.</w:t>
      </w:r>
    </w:p>
    <w:p w14:paraId="0D4A584E" w14:textId="377D8023" w:rsidR="00EF10FD" w:rsidRDefault="00EF10FD" w:rsidP="005B5698">
      <w:pPr>
        <w:pStyle w:val="Sansinterligne"/>
        <w:pBdr>
          <w:top w:val="single" w:sz="4" w:space="1" w:color="auto"/>
          <w:left w:val="single" w:sz="4" w:space="1" w:color="auto"/>
          <w:bottom w:val="single" w:sz="4" w:space="1" w:color="auto"/>
          <w:right w:val="single" w:sz="4" w:space="1" w:color="auto"/>
        </w:pBdr>
        <w:ind w:left="0" w:firstLine="0"/>
        <w:rPr>
          <w:rFonts w:ascii="CG Omega" w:hAnsi="CG Omega"/>
        </w:rPr>
      </w:pPr>
    </w:p>
    <w:p w14:paraId="782A6061" w14:textId="157894B6" w:rsidR="0067056B" w:rsidRPr="004C4C17" w:rsidRDefault="0067056B" w:rsidP="005B5698">
      <w:pPr>
        <w:pStyle w:val="Sansinterligne"/>
        <w:pBdr>
          <w:top w:val="single" w:sz="4" w:space="1" w:color="auto"/>
          <w:left w:val="single" w:sz="4" w:space="1" w:color="auto"/>
          <w:bottom w:val="single" w:sz="4" w:space="1" w:color="auto"/>
          <w:right w:val="single" w:sz="4" w:space="1" w:color="auto"/>
        </w:pBdr>
        <w:ind w:left="0" w:firstLine="0"/>
        <w:rPr>
          <w:rFonts w:ascii="CG Omega" w:hAnsi="CG Omega"/>
        </w:rPr>
      </w:pPr>
      <w:r>
        <w:rPr>
          <w:rFonts w:ascii="CG Omega" w:hAnsi="CG Omega"/>
        </w:rPr>
        <w:t>Inversement, des virements du CEL peuvent alimenter le compte à vue</w:t>
      </w:r>
      <w:r w:rsidR="003E3B00">
        <w:rPr>
          <w:rFonts w:ascii="CG Omega" w:hAnsi="CG Omega"/>
        </w:rPr>
        <w:t xml:space="preserve"> exclusivement</w:t>
      </w:r>
      <w:r>
        <w:rPr>
          <w:rFonts w:ascii="CG Omega" w:hAnsi="CG Omega"/>
        </w:rPr>
        <w:t xml:space="preserve">. </w:t>
      </w:r>
      <w:r w:rsidR="00211F86">
        <w:rPr>
          <w:rFonts w:ascii="CG Omega" w:hAnsi="CG Omega"/>
        </w:rPr>
        <w:t>Toutefois, contrairement</w:t>
      </w:r>
      <w:r>
        <w:rPr>
          <w:rFonts w:ascii="CG Omega" w:hAnsi="CG Omega"/>
        </w:rPr>
        <w:t xml:space="preserve"> </w:t>
      </w:r>
      <w:r w:rsidR="00211F86">
        <w:rPr>
          <w:rFonts w:ascii="CG Omega" w:hAnsi="CG Omega"/>
        </w:rPr>
        <w:t>au cas</w:t>
      </w:r>
      <w:r>
        <w:rPr>
          <w:rFonts w:ascii="CG Omega" w:hAnsi="CG Omega"/>
        </w:rPr>
        <w:t xml:space="preserve"> précéden</w:t>
      </w:r>
      <w:r w:rsidR="00626316">
        <w:rPr>
          <w:rFonts w:ascii="CG Omega" w:hAnsi="CG Omega"/>
        </w:rPr>
        <w:t>t</w:t>
      </w:r>
      <w:r>
        <w:rPr>
          <w:rFonts w:ascii="CG Omega" w:hAnsi="CG Omega"/>
        </w:rPr>
        <w:t xml:space="preserve">, ils ne peuvent être effectués dans le cadre d’un ordre permanent. Chacun des virements </w:t>
      </w:r>
      <w:r w:rsidR="00DF592F">
        <w:rPr>
          <w:rFonts w:ascii="CG Omega" w:hAnsi="CG Omega"/>
        </w:rPr>
        <w:t>débiteur</w:t>
      </w:r>
      <w:r w:rsidR="00556909">
        <w:rPr>
          <w:rFonts w:ascii="CG Omega" w:hAnsi="CG Omega"/>
        </w:rPr>
        <w:t>s</w:t>
      </w:r>
      <w:r w:rsidR="00DF592F">
        <w:rPr>
          <w:rFonts w:ascii="CG Omega" w:hAnsi="CG Omega"/>
        </w:rPr>
        <w:t xml:space="preserve"> </w:t>
      </w:r>
      <w:r>
        <w:rPr>
          <w:rFonts w:ascii="CG Omega" w:hAnsi="CG Omega"/>
        </w:rPr>
        <w:t>doit en effet faire l’objet d’une demande expresse du titulaire du compte.</w:t>
      </w:r>
    </w:p>
    <w:p w14:paraId="0CC06459" w14:textId="77777777" w:rsidR="00306C97" w:rsidRPr="004C4C17" w:rsidRDefault="00306C97" w:rsidP="006046DA">
      <w:pPr>
        <w:pStyle w:val="Sansinterligne"/>
        <w:rPr>
          <w:rFonts w:ascii="CG Omega" w:hAnsi="CG Omega"/>
        </w:rPr>
      </w:pPr>
    </w:p>
    <w:p w14:paraId="4BD66E97" w14:textId="60CA2D0E" w:rsidR="00474E5D" w:rsidRDefault="00E46CD3" w:rsidP="008D770C">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110B1B">
        <w:rPr>
          <w:rFonts w:ascii="CG Omega" w:hAnsi="CG Omega"/>
          <w:b/>
        </w:rPr>
        <w:t>PEL</w:t>
      </w:r>
      <w:r>
        <w:rPr>
          <w:rFonts w:ascii="CG Omega" w:hAnsi="CG Omega"/>
        </w:rPr>
        <w:t xml:space="preserve"> : </w:t>
      </w:r>
      <w:r w:rsidR="00756E6C" w:rsidRPr="004C4C17">
        <w:rPr>
          <w:rFonts w:ascii="CG Omega" w:hAnsi="CG Omega"/>
        </w:rPr>
        <w:t>Le souscripteur d’un PEL s’engage à effectuer chaque année, à échéances régulières, mensuelles, trimestrielles ou semestrielles, des versements</w:t>
      </w:r>
      <w:r w:rsidR="006C074F">
        <w:rPr>
          <w:rFonts w:ascii="CG Omega" w:hAnsi="CG Omega"/>
        </w:rPr>
        <w:t xml:space="preserve"> dont la périodicité et le</w:t>
      </w:r>
      <w:r w:rsidR="00756E6C" w:rsidRPr="004C4C17">
        <w:rPr>
          <w:rFonts w:ascii="CG Omega" w:hAnsi="CG Omega"/>
        </w:rPr>
        <w:t xml:space="preserve">  montant </w:t>
      </w:r>
      <w:r w:rsidR="006C074F">
        <w:rPr>
          <w:rFonts w:ascii="CG Omega" w:hAnsi="CG Omega"/>
        </w:rPr>
        <w:t xml:space="preserve">sont </w:t>
      </w:r>
      <w:r w:rsidR="00756E6C" w:rsidRPr="004C4C17">
        <w:rPr>
          <w:rFonts w:ascii="CG Omega" w:hAnsi="CG Omega"/>
        </w:rPr>
        <w:t>déterminé</w:t>
      </w:r>
      <w:r w:rsidR="006C074F">
        <w:rPr>
          <w:rFonts w:ascii="CG Omega" w:hAnsi="CG Omega"/>
        </w:rPr>
        <w:t>s</w:t>
      </w:r>
      <w:r w:rsidR="00756E6C" w:rsidRPr="004C4C17">
        <w:rPr>
          <w:rFonts w:ascii="CG Omega" w:hAnsi="CG Omega"/>
        </w:rPr>
        <w:t xml:space="preserve"> par le contrat (</w:t>
      </w:r>
      <w:hyperlink r:id="rId31" w:history="1">
        <w:r w:rsidR="00756E6C" w:rsidRPr="00F90FF4">
          <w:rPr>
            <w:rStyle w:val="Lienhypertexte"/>
            <w:rFonts w:ascii="CG Omega" w:hAnsi="CG Omega"/>
            <w:i/>
          </w:rPr>
          <w:t>CCH, art. R.</w:t>
        </w:r>
        <w:r w:rsidR="00F90FF4" w:rsidRPr="00F90FF4">
          <w:rPr>
            <w:rStyle w:val="Lienhypertexte"/>
            <w:rFonts w:ascii="CG Omega" w:hAnsi="CG Omega"/>
            <w:i/>
          </w:rPr>
          <w:t xml:space="preserve"> </w:t>
        </w:r>
        <w:r w:rsidR="00756E6C" w:rsidRPr="00F90FF4">
          <w:rPr>
            <w:rStyle w:val="Lienhypertexte"/>
            <w:rFonts w:ascii="CG Omega" w:hAnsi="CG Omega"/>
            <w:i/>
          </w:rPr>
          <w:t>315-27, al. 2</w:t>
        </w:r>
      </w:hyperlink>
      <w:r w:rsidR="00756E6C" w:rsidRPr="004C4C17">
        <w:rPr>
          <w:rFonts w:ascii="CG Omega" w:hAnsi="CG Omega"/>
        </w:rPr>
        <w:t>).</w:t>
      </w:r>
    </w:p>
    <w:p w14:paraId="7C5D82E6" w14:textId="4E3C52A1" w:rsidR="00B83845" w:rsidRDefault="00B83845" w:rsidP="008D770C">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C57DD9">
        <w:rPr>
          <w:rFonts w:ascii="CG Omega" w:hAnsi="CG Omega"/>
        </w:rPr>
        <w:t>Le titula</w:t>
      </w:r>
      <w:r>
        <w:rPr>
          <w:rFonts w:ascii="CG Omega" w:hAnsi="CG Omega"/>
        </w:rPr>
        <w:t>ire peut alimenter le P</w:t>
      </w:r>
      <w:r w:rsidRPr="00C57DD9">
        <w:rPr>
          <w:rFonts w:ascii="CG Omega" w:hAnsi="CG Omega"/>
        </w:rPr>
        <w:t>EL, par des versements en espèces ainsi que</w:t>
      </w:r>
      <w:r>
        <w:rPr>
          <w:rFonts w:ascii="CG Omega" w:hAnsi="CG Omega"/>
        </w:rPr>
        <w:t xml:space="preserve"> </w:t>
      </w:r>
      <w:r w:rsidRPr="00C57DD9">
        <w:rPr>
          <w:rFonts w:ascii="CG Omega" w:hAnsi="CG Omega"/>
        </w:rPr>
        <w:t>par des virements à partir de son compte à vue</w:t>
      </w:r>
      <w:r w:rsidR="00573873">
        <w:rPr>
          <w:rFonts w:ascii="CG Omega" w:hAnsi="CG Omega"/>
        </w:rPr>
        <w:t>.</w:t>
      </w:r>
      <w:r w:rsidR="001A5C81">
        <w:t xml:space="preserve"> La réglementation n’interdit pas que le PEL puisse être alimenté par un tiers.</w:t>
      </w:r>
    </w:p>
    <w:p w14:paraId="3309F624" w14:textId="77777777" w:rsidR="000C4E21" w:rsidRDefault="000C4E21"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20348039" w14:textId="5B2349D6" w:rsidR="00F624C3" w:rsidRDefault="00211F86"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L</w:t>
      </w:r>
      <w:r w:rsidR="00F624C3" w:rsidRPr="004C4C17">
        <w:rPr>
          <w:rFonts w:ascii="CG Omega" w:hAnsi="CG Omega"/>
        </w:rPr>
        <w:t xml:space="preserve">e montant et la périodicité des versements peuvent être modifiés à tout moment par avenant, </w:t>
      </w:r>
      <w:r w:rsidR="00F624C3" w:rsidRPr="006C074F">
        <w:rPr>
          <w:rFonts w:ascii="CG Omega" w:hAnsi="CG Omega"/>
        </w:rPr>
        <w:t xml:space="preserve">sous </w:t>
      </w:r>
      <w:r w:rsidR="005A4C10" w:rsidRPr="006C074F">
        <w:rPr>
          <w:rFonts w:ascii="CG Omega" w:hAnsi="CG Omega"/>
        </w:rPr>
        <w:t xml:space="preserve">la double </w:t>
      </w:r>
      <w:r w:rsidRPr="006C074F">
        <w:rPr>
          <w:rFonts w:ascii="CG Omega" w:hAnsi="CG Omega"/>
        </w:rPr>
        <w:t>condition</w:t>
      </w:r>
      <w:r w:rsidR="00F624C3" w:rsidRPr="006C074F">
        <w:rPr>
          <w:rFonts w:ascii="CG Omega" w:hAnsi="CG Omega"/>
        </w:rPr>
        <w:t xml:space="preserve"> </w:t>
      </w:r>
      <w:r w:rsidR="005A4C10" w:rsidRPr="006C074F">
        <w:rPr>
          <w:rFonts w:ascii="CG Omega" w:hAnsi="CG Omega"/>
        </w:rPr>
        <w:t>de ne pas dépasser le plafond des dépôts au terme du plan et</w:t>
      </w:r>
      <w:r w:rsidR="005A4C10">
        <w:rPr>
          <w:rFonts w:ascii="CG Omega" w:hAnsi="CG Omega"/>
        </w:rPr>
        <w:t xml:space="preserve"> </w:t>
      </w:r>
      <w:r w:rsidR="00F624C3" w:rsidRPr="004C4C17">
        <w:rPr>
          <w:rFonts w:ascii="CG Omega" w:hAnsi="CG Omega"/>
        </w:rPr>
        <w:t>que le total des versements de l’année</w:t>
      </w:r>
      <w:r w:rsidR="00BF7A58">
        <w:rPr>
          <w:rFonts w:ascii="CG Omega" w:hAnsi="CG Omega"/>
        </w:rPr>
        <w:t xml:space="preserve">, </w:t>
      </w:r>
      <w:r w:rsidR="00167FB5">
        <w:rPr>
          <w:rFonts w:ascii="CG Omega" w:hAnsi="CG Omega"/>
        </w:rPr>
        <w:t xml:space="preserve">par année contractuelle </w:t>
      </w:r>
      <w:r w:rsidR="007D1D68">
        <w:rPr>
          <w:rFonts w:ascii="CG Omega" w:hAnsi="CG Omega"/>
        </w:rPr>
        <w:t>et à</w:t>
      </w:r>
      <w:r w:rsidR="00167FB5">
        <w:rPr>
          <w:rFonts w:ascii="CG Omega" w:hAnsi="CG Omega"/>
        </w:rPr>
        <w:t xml:space="preserve"> </w:t>
      </w:r>
      <w:r w:rsidR="00BF7A58">
        <w:rPr>
          <w:rFonts w:ascii="CG Omega" w:hAnsi="CG Omega"/>
        </w:rPr>
        <w:t>la date anniversaire,</w:t>
      </w:r>
      <w:r w:rsidR="00F624C3" w:rsidRPr="004C4C17">
        <w:rPr>
          <w:rFonts w:ascii="CG Omega" w:hAnsi="CG Omega"/>
        </w:rPr>
        <w:t xml:space="preserve"> ne soit pas inférieur à un montant fixé par arrêté (</w:t>
      </w:r>
      <w:hyperlink r:id="rId32" w:history="1">
        <w:r w:rsidR="00F624C3" w:rsidRPr="00F90FF4">
          <w:rPr>
            <w:rStyle w:val="Lienhypertexte"/>
            <w:rFonts w:ascii="CG Omega" w:hAnsi="CG Omega"/>
            <w:i/>
          </w:rPr>
          <w:t>CCH, art. R.</w:t>
        </w:r>
        <w:r w:rsidR="00F90FF4" w:rsidRPr="00F90FF4">
          <w:rPr>
            <w:rStyle w:val="Lienhypertexte"/>
            <w:rFonts w:ascii="CG Omega" w:hAnsi="CG Omega"/>
            <w:i/>
          </w:rPr>
          <w:t xml:space="preserve"> </w:t>
        </w:r>
        <w:r w:rsidR="00F624C3" w:rsidRPr="00F90FF4">
          <w:rPr>
            <w:rStyle w:val="Lienhypertexte"/>
            <w:rFonts w:ascii="CG Omega" w:hAnsi="CG Omega"/>
            <w:i/>
          </w:rPr>
          <w:t>315-27, al. 4</w:t>
        </w:r>
      </w:hyperlink>
      <w:r w:rsidR="00F624C3" w:rsidRPr="004C4C17">
        <w:rPr>
          <w:rFonts w:ascii="CG Omega" w:hAnsi="CG Omega"/>
        </w:rPr>
        <w:t>).</w:t>
      </w:r>
      <w:r w:rsidR="00F26C7F" w:rsidRPr="004C4C17">
        <w:rPr>
          <w:rFonts w:ascii="CG Omega" w:hAnsi="CG Omega"/>
        </w:rPr>
        <w:t xml:space="preserve"> </w:t>
      </w:r>
      <w:r w:rsidR="00F26C7F" w:rsidRPr="00E90C5F">
        <w:rPr>
          <w:rFonts w:ascii="CG Omega" w:hAnsi="CG Omega"/>
          <w:b/>
        </w:rPr>
        <w:t>Ce montant minimal</w:t>
      </w:r>
      <w:r w:rsidR="00F624C3" w:rsidRPr="00E90C5F">
        <w:rPr>
          <w:rFonts w:ascii="CG Omega" w:hAnsi="CG Omega"/>
          <w:b/>
        </w:rPr>
        <w:t xml:space="preserve"> annuel est fixé à</w:t>
      </w:r>
      <w:r w:rsidR="00F624C3" w:rsidRPr="004C4C17">
        <w:rPr>
          <w:rFonts w:ascii="CG Omega" w:hAnsi="CG Omega"/>
        </w:rPr>
        <w:t xml:space="preserve"> </w:t>
      </w:r>
      <w:r w:rsidR="00F624C3" w:rsidRPr="004C4C17">
        <w:rPr>
          <w:rFonts w:ascii="CG Omega" w:hAnsi="CG Omega"/>
          <w:b/>
        </w:rPr>
        <w:t>540</w:t>
      </w:r>
      <w:r w:rsidR="003A1664">
        <w:rPr>
          <w:rFonts w:ascii="CG Omega" w:hAnsi="CG Omega"/>
          <w:b/>
        </w:rPr>
        <w:t> </w:t>
      </w:r>
      <w:r w:rsidR="00F624C3" w:rsidRPr="004C4C17">
        <w:rPr>
          <w:rFonts w:ascii="CG Omega" w:hAnsi="CG Omega"/>
          <w:b/>
        </w:rPr>
        <w:t>€</w:t>
      </w:r>
      <w:r w:rsidR="00F624C3" w:rsidRPr="004C4C17">
        <w:rPr>
          <w:rFonts w:ascii="CG Omega" w:hAnsi="CG Omega"/>
        </w:rPr>
        <w:t xml:space="preserve"> depuis le 15 juin 1983 (</w:t>
      </w:r>
      <w:hyperlink r:id="rId33" w:history="1">
        <w:r w:rsidR="00B719E6" w:rsidRPr="006A6167">
          <w:rPr>
            <w:rStyle w:val="Lienhypertexte"/>
            <w:rFonts w:ascii="CG Omega" w:hAnsi="CG Omega"/>
            <w:i/>
          </w:rPr>
          <w:t>Arr. 11 juin 1983</w:t>
        </w:r>
        <w:r w:rsidR="006A6167" w:rsidRPr="006A6167">
          <w:rPr>
            <w:rStyle w:val="Lienhypertexte"/>
            <w:rFonts w:ascii="CG Omega" w:hAnsi="CG Omega"/>
            <w:i/>
          </w:rPr>
          <w:t>, art. 2</w:t>
        </w:r>
      </w:hyperlink>
      <w:r w:rsidR="004B3A7C">
        <w:rPr>
          <w:rStyle w:val="Lienhypertexte"/>
          <w:rFonts w:ascii="CG Omega" w:hAnsi="CG Omega"/>
          <w:i/>
        </w:rPr>
        <w:t>, p. 1803 JO</w:t>
      </w:r>
      <w:r w:rsidR="00B9225A">
        <w:rPr>
          <w:rStyle w:val="Lienhypertexte"/>
          <w:rFonts w:ascii="CG Omega" w:hAnsi="CG Omega"/>
          <w:i/>
        </w:rPr>
        <w:t>RF</w:t>
      </w:r>
      <w:r w:rsidR="004B3A7C">
        <w:rPr>
          <w:rStyle w:val="Lienhypertexte"/>
          <w:rFonts w:ascii="CG Omega" w:hAnsi="CG Omega"/>
          <w:i/>
        </w:rPr>
        <w:t xml:space="preserve"> </w:t>
      </w:r>
      <w:r w:rsidR="009A6E4F">
        <w:rPr>
          <w:rStyle w:val="Lienhypertexte"/>
          <w:rFonts w:ascii="CG Omega" w:hAnsi="CG Omega"/>
          <w:i/>
        </w:rPr>
        <w:t xml:space="preserve">du </w:t>
      </w:r>
      <w:r w:rsidR="004B3A7C">
        <w:rPr>
          <w:rStyle w:val="Lienhypertexte"/>
          <w:rFonts w:ascii="CG Omega" w:hAnsi="CG Omega"/>
          <w:i/>
        </w:rPr>
        <w:t>15 juin 1983</w:t>
      </w:r>
      <w:r w:rsidR="00B719E6" w:rsidRPr="004C4C17">
        <w:rPr>
          <w:rFonts w:ascii="CG Omega" w:hAnsi="CG Omega"/>
        </w:rPr>
        <w:t>).</w:t>
      </w:r>
      <w:r w:rsidR="006C074F">
        <w:rPr>
          <w:rFonts w:ascii="CG Omega" w:hAnsi="CG Omega"/>
        </w:rPr>
        <w:t xml:space="preserve"> </w:t>
      </w:r>
      <w:r w:rsidR="00D3324D">
        <w:rPr>
          <w:rStyle w:val="Appelnotedebasdep"/>
          <w:rFonts w:ascii="CG Omega" w:hAnsi="CG Omega"/>
        </w:rPr>
        <w:footnoteReference w:id="2"/>
      </w:r>
    </w:p>
    <w:p w14:paraId="1927C694" w14:textId="55BB2227" w:rsidR="000C4E21" w:rsidRDefault="005A4C10" w:rsidP="000C4E21">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pPr>
      <w:r w:rsidRPr="000C4E21">
        <w:rPr>
          <w:rFonts w:ascii="CG Omega" w:hAnsi="CG Omega"/>
        </w:rPr>
        <w:t xml:space="preserve">Les versements exceptionnels (dans la limite du plafond des dépôts et jusqu’à l’échéance du PEL), </w:t>
      </w:r>
      <w:r w:rsidR="008B3722" w:rsidRPr="00AE093F">
        <w:rPr>
          <w:rFonts w:ascii="CG Omega" w:hAnsi="CG Omega"/>
        </w:rPr>
        <w:t xml:space="preserve">dès lors qu’ils </w:t>
      </w:r>
      <w:r w:rsidRPr="000C4E21">
        <w:rPr>
          <w:rFonts w:ascii="CG Omega" w:hAnsi="CG Omega"/>
        </w:rPr>
        <w:t>ne revêt</w:t>
      </w:r>
      <w:r w:rsidR="008B3722" w:rsidRPr="00AE093F">
        <w:rPr>
          <w:rFonts w:ascii="CG Omega" w:hAnsi="CG Omega"/>
        </w:rPr>
        <w:t>e</w:t>
      </w:r>
      <w:r w:rsidRPr="000C4E21">
        <w:rPr>
          <w:rFonts w:ascii="CG Omega" w:hAnsi="CG Omega"/>
        </w:rPr>
        <w:t>nt pas un caractère définitif vis-à-vis de l’engagement d’origine, ne donnent pas lieu à la signature d’un avenant.</w:t>
      </w:r>
      <w:r w:rsidR="000C4E21" w:rsidRPr="000C4E21">
        <w:t xml:space="preserve"> </w:t>
      </w:r>
    </w:p>
    <w:p w14:paraId="25F9D443" w14:textId="77777777" w:rsidR="000C4E21" w:rsidRPr="000C4E21" w:rsidRDefault="000C4E21" w:rsidP="000C4E21">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Ainsi, u</w:t>
      </w:r>
      <w:r w:rsidRPr="000C4E21">
        <w:rPr>
          <w:rFonts w:ascii="CG Omega" w:hAnsi="CG Omega"/>
        </w:rPr>
        <w:t>n o</w:t>
      </w:r>
      <w:r>
        <w:rPr>
          <w:rFonts w:ascii="CG Omega" w:hAnsi="CG Omega"/>
        </w:rPr>
        <w:t>u plusieurs versements peuvent</w:t>
      </w:r>
      <w:r w:rsidRPr="000C4E21">
        <w:rPr>
          <w:rFonts w:ascii="CG Omega" w:hAnsi="CG Omega"/>
        </w:rPr>
        <w:t xml:space="preserve"> être :</w:t>
      </w:r>
    </w:p>
    <w:p w14:paraId="7C50E687" w14:textId="77777777" w:rsidR="000C4E21" w:rsidRPr="000C4E21" w:rsidRDefault="00F37D90" w:rsidP="000C4E21">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 xml:space="preserve">- </w:t>
      </w:r>
      <w:r w:rsidR="000C4E21" w:rsidRPr="000C4E21">
        <w:rPr>
          <w:rFonts w:ascii="CG Omega" w:hAnsi="CG Omega"/>
        </w:rPr>
        <w:t xml:space="preserve">effectués pour un montant inférieur à ce qui est prévu au contrat, à condition que le total des versements de l'année ne soit pas inférieur au montant annuel minimum de versement ; la capitalisation annuelle des intérêts ne peut avoir pour effet </w:t>
      </w:r>
      <w:r w:rsidR="008F53F5">
        <w:rPr>
          <w:rFonts w:ascii="CG Omega" w:hAnsi="CG Omega"/>
        </w:rPr>
        <w:t xml:space="preserve">de réduire le </w:t>
      </w:r>
      <w:r w:rsidR="000C4E21" w:rsidRPr="000C4E21">
        <w:rPr>
          <w:rFonts w:ascii="CG Omega" w:hAnsi="CG Omega"/>
        </w:rPr>
        <w:t xml:space="preserve">montant minimum de versements. </w:t>
      </w:r>
    </w:p>
    <w:p w14:paraId="06B9DC23" w14:textId="62A884CB" w:rsidR="00EF6016" w:rsidRDefault="00F37D90"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w:t>
      </w:r>
      <w:r w:rsidR="000C4E21" w:rsidRPr="000C4E21">
        <w:rPr>
          <w:rFonts w:ascii="CG Omega" w:hAnsi="CG Omega"/>
        </w:rPr>
        <w:t xml:space="preserve"> majorés sans que le plafond des dépôts puisse être dépassé au terme du plan.</w:t>
      </w:r>
    </w:p>
    <w:p w14:paraId="311170AE" w14:textId="77777777" w:rsidR="00B615F4" w:rsidRPr="004C4C17" w:rsidRDefault="00B615F4" w:rsidP="002D4D51">
      <w:pPr>
        <w:pStyle w:val="Sansinterligne"/>
        <w:ind w:left="0" w:firstLine="0"/>
        <w:rPr>
          <w:rFonts w:ascii="CG Omega" w:hAnsi="CG Omega"/>
        </w:rPr>
      </w:pPr>
    </w:p>
    <w:p w14:paraId="051C8993" w14:textId="77777777" w:rsidR="003E5AD0" w:rsidRPr="0024438B" w:rsidRDefault="003E5AD0" w:rsidP="00D60B9B">
      <w:pPr>
        <w:pStyle w:val="Titre2"/>
        <w:numPr>
          <w:ilvl w:val="0"/>
          <w:numId w:val="17"/>
        </w:numPr>
      </w:pPr>
      <w:bookmarkStart w:id="25" w:name="_Toc394930617"/>
      <w:bookmarkStart w:id="26" w:name="_Toc394930674"/>
      <w:bookmarkStart w:id="27" w:name="_Toc63177987"/>
      <w:r w:rsidRPr="0024438B">
        <w:t>Retraits</w:t>
      </w:r>
      <w:bookmarkEnd w:id="25"/>
      <w:bookmarkEnd w:id="26"/>
      <w:bookmarkEnd w:id="27"/>
    </w:p>
    <w:p w14:paraId="32D66F05" w14:textId="77777777" w:rsidR="003E5AD0" w:rsidRPr="004C4C17" w:rsidRDefault="003E5AD0" w:rsidP="003E5AD0">
      <w:pPr>
        <w:pStyle w:val="Sansinterligne"/>
        <w:rPr>
          <w:rFonts w:ascii="CG Omega" w:hAnsi="CG Omega"/>
        </w:rPr>
      </w:pPr>
    </w:p>
    <w:p w14:paraId="676DE982" w14:textId="67302A87" w:rsidR="003E5AD0" w:rsidRPr="004C4C17" w:rsidRDefault="00E46CD3" w:rsidP="008D770C">
      <w:pPr>
        <w:pStyle w:val="Sansinterligne"/>
        <w:numPr>
          <w:ilvl w:val="0"/>
          <w:numId w:val="9"/>
        </w:numPr>
        <w:pBdr>
          <w:top w:val="single" w:sz="4" w:space="1" w:color="auto"/>
          <w:left w:val="single" w:sz="4" w:space="4" w:color="auto"/>
          <w:bottom w:val="single" w:sz="4" w:space="1" w:color="auto"/>
          <w:right w:val="single" w:sz="4" w:space="4" w:color="auto"/>
        </w:pBdr>
        <w:ind w:left="0" w:firstLine="360"/>
        <w:rPr>
          <w:rFonts w:ascii="CG Omega" w:hAnsi="CG Omega"/>
        </w:rPr>
      </w:pPr>
      <w:r w:rsidRPr="00110B1B">
        <w:rPr>
          <w:rFonts w:ascii="CG Omega" w:hAnsi="CG Omega"/>
          <w:b/>
        </w:rPr>
        <w:t>CEL</w:t>
      </w:r>
      <w:r>
        <w:rPr>
          <w:rFonts w:ascii="CG Omega" w:hAnsi="CG Omega"/>
        </w:rPr>
        <w:t xml:space="preserve"> : </w:t>
      </w:r>
      <w:r w:rsidR="003E5AD0" w:rsidRPr="004C4C17">
        <w:rPr>
          <w:rFonts w:ascii="CG Omega" w:hAnsi="CG Omega"/>
        </w:rPr>
        <w:t>Les sommes inscrites sur un CEL sont remboursables à vue, partiellement ou en totalité.</w:t>
      </w:r>
      <w:r w:rsidR="00211F86">
        <w:rPr>
          <w:rFonts w:ascii="CG Omega" w:hAnsi="CG Omega"/>
        </w:rPr>
        <w:t xml:space="preserve"> L</w:t>
      </w:r>
      <w:r w:rsidR="003E5AD0" w:rsidRPr="004C4C17">
        <w:rPr>
          <w:rFonts w:ascii="CG Omega" w:hAnsi="CG Omega"/>
        </w:rPr>
        <w:t>e retrait de fonds qui aurait pour effet de réduire le solde du compte à un mo</w:t>
      </w:r>
      <w:r w:rsidR="00F26C7F" w:rsidRPr="004C4C17">
        <w:rPr>
          <w:rFonts w:ascii="CG Omega" w:hAnsi="CG Omega"/>
        </w:rPr>
        <w:t>ntant inférieur au dépôt minimal</w:t>
      </w:r>
      <w:r w:rsidR="003E5AD0" w:rsidRPr="004C4C17">
        <w:rPr>
          <w:rFonts w:ascii="CG Omega" w:hAnsi="CG Omega"/>
        </w:rPr>
        <w:t xml:space="preserve"> (soit 300</w:t>
      </w:r>
      <w:r w:rsidR="003A1664">
        <w:rPr>
          <w:rFonts w:ascii="CG Omega" w:hAnsi="CG Omega"/>
        </w:rPr>
        <w:t> </w:t>
      </w:r>
      <w:r w:rsidR="003E5AD0" w:rsidRPr="004C4C17">
        <w:rPr>
          <w:rFonts w:ascii="CG Omega" w:hAnsi="CG Omega"/>
        </w:rPr>
        <w:t>€) entraine de plein droit la clôture du compte (</w:t>
      </w:r>
      <w:hyperlink r:id="rId34" w:history="1">
        <w:r w:rsidR="00725D59" w:rsidRPr="00F90FF4">
          <w:rPr>
            <w:rStyle w:val="Lienhypertexte"/>
            <w:rFonts w:ascii="CG Omega" w:hAnsi="CG Omega"/>
            <w:i/>
          </w:rPr>
          <w:t>CCH, art. R.</w:t>
        </w:r>
        <w:r w:rsidR="00F90FF4" w:rsidRPr="00F90FF4">
          <w:rPr>
            <w:rStyle w:val="Lienhypertexte"/>
            <w:rFonts w:ascii="CG Omega" w:hAnsi="CG Omega"/>
            <w:i/>
          </w:rPr>
          <w:t xml:space="preserve"> </w:t>
        </w:r>
        <w:r w:rsidR="00725D59" w:rsidRPr="00F90FF4">
          <w:rPr>
            <w:rStyle w:val="Lienhypertexte"/>
            <w:rFonts w:ascii="CG Omega" w:hAnsi="CG Omega"/>
            <w:i/>
          </w:rPr>
          <w:t>315-3, al. 3</w:t>
        </w:r>
      </w:hyperlink>
      <w:r w:rsidR="003E5AD0" w:rsidRPr="004C4C17">
        <w:rPr>
          <w:rFonts w:ascii="CG Omega" w:hAnsi="CG Omega"/>
        </w:rPr>
        <w:t>).</w:t>
      </w:r>
    </w:p>
    <w:p w14:paraId="7EA40022" w14:textId="77777777" w:rsidR="00482203" w:rsidRPr="004C4C17" w:rsidRDefault="00482203" w:rsidP="00824777">
      <w:pPr>
        <w:pStyle w:val="Sansinterligne"/>
        <w:rPr>
          <w:rFonts w:ascii="CG Omega" w:hAnsi="CG Omega"/>
        </w:rPr>
      </w:pPr>
    </w:p>
    <w:p w14:paraId="74A6055F" w14:textId="5C1851AC" w:rsidR="00505EFB" w:rsidRPr="006046DA" w:rsidRDefault="00E46CD3" w:rsidP="008D770C">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6046DA">
        <w:rPr>
          <w:rFonts w:ascii="CG Omega" w:hAnsi="CG Omega"/>
          <w:b/>
        </w:rPr>
        <w:t>PEL</w:t>
      </w:r>
      <w:r w:rsidRPr="00474E5D">
        <w:rPr>
          <w:rFonts w:ascii="CG Omega" w:hAnsi="CG Omega"/>
        </w:rPr>
        <w:t xml:space="preserve"> : </w:t>
      </w:r>
      <w:r w:rsidR="00DD3766" w:rsidRPr="00474E5D">
        <w:rPr>
          <w:rFonts w:ascii="CG Omega" w:hAnsi="CG Omega"/>
        </w:rPr>
        <w:t xml:space="preserve">Contrairement au </w:t>
      </w:r>
      <w:r w:rsidR="00EA56AC">
        <w:rPr>
          <w:rFonts w:ascii="CG Omega" w:hAnsi="CG Omega"/>
        </w:rPr>
        <w:t>CEL</w:t>
      </w:r>
      <w:r w:rsidR="00DD3766" w:rsidRPr="00474E5D">
        <w:rPr>
          <w:rFonts w:ascii="CG Omega" w:hAnsi="CG Omega"/>
        </w:rPr>
        <w:t xml:space="preserve">, les </w:t>
      </w:r>
      <w:r w:rsidR="00824777" w:rsidRPr="00474E5D">
        <w:rPr>
          <w:rFonts w:ascii="CG Omega" w:hAnsi="CG Omega"/>
        </w:rPr>
        <w:t>sommes</w:t>
      </w:r>
      <w:r w:rsidR="00DD3766" w:rsidRPr="00474E5D">
        <w:rPr>
          <w:rFonts w:ascii="CG Omega" w:hAnsi="CG Omega"/>
        </w:rPr>
        <w:t xml:space="preserve"> versées sur le PEL</w:t>
      </w:r>
      <w:r w:rsidR="00824777" w:rsidRPr="00474E5D">
        <w:rPr>
          <w:rFonts w:ascii="CG Omega" w:hAnsi="CG Omega"/>
        </w:rPr>
        <w:t xml:space="preserve"> ainsi que les intérêts capitalisés</w:t>
      </w:r>
      <w:r w:rsidR="00DD3766" w:rsidRPr="00474E5D">
        <w:rPr>
          <w:rFonts w:ascii="CG Omega" w:hAnsi="CG Omega"/>
        </w:rPr>
        <w:t xml:space="preserve"> sont indisponibles pendant toute la durée du plan</w:t>
      </w:r>
      <w:r w:rsidR="00C62E15" w:rsidRPr="00474E5D">
        <w:rPr>
          <w:rFonts w:ascii="CG Omega" w:hAnsi="CG Omega"/>
        </w:rPr>
        <w:t xml:space="preserve"> (</w:t>
      </w:r>
      <w:hyperlink r:id="rId35" w:history="1">
        <w:r w:rsidR="00C62E15" w:rsidRPr="006046DA">
          <w:rPr>
            <w:rStyle w:val="Lienhypertexte"/>
            <w:rFonts w:ascii="CG Omega" w:hAnsi="CG Omega"/>
            <w:i/>
          </w:rPr>
          <w:t>CCH, art. R.</w:t>
        </w:r>
        <w:r w:rsidR="007D12A6" w:rsidRPr="00474E5D">
          <w:rPr>
            <w:rStyle w:val="Lienhypertexte"/>
            <w:rFonts w:ascii="CG Omega" w:hAnsi="CG Omega"/>
            <w:i/>
          </w:rPr>
          <w:t xml:space="preserve"> </w:t>
        </w:r>
        <w:r w:rsidR="00C62E15" w:rsidRPr="00474E5D">
          <w:rPr>
            <w:rStyle w:val="Lienhypertexte"/>
            <w:rFonts w:ascii="CG Omega" w:hAnsi="CG Omega"/>
            <w:i/>
          </w:rPr>
          <w:t>315-30</w:t>
        </w:r>
      </w:hyperlink>
      <w:r w:rsidR="00C62E15" w:rsidRPr="006046DA">
        <w:rPr>
          <w:rFonts w:ascii="CG Omega" w:hAnsi="CG Omega"/>
        </w:rPr>
        <w:t>)</w:t>
      </w:r>
      <w:r w:rsidR="00DD3766" w:rsidRPr="00474E5D">
        <w:rPr>
          <w:rFonts w:ascii="CG Omega" w:hAnsi="CG Omega"/>
        </w:rPr>
        <w:t>.</w:t>
      </w:r>
    </w:p>
    <w:p w14:paraId="2028F271" w14:textId="77777777" w:rsidR="00474E5D" w:rsidRDefault="00474E5D"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5DE9A64D" w14:textId="31031E3A" w:rsidR="00DD3766" w:rsidRDefault="00AB372D"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4C4C17">
        <w:rPr>
          <w:rFonts w:ascii="CG Omega" w:hAnsi="CG Omega"/>
        </w:rPr>
        <w:t>Le souscripteur a toutefois la possibilité de rompre le contrat pour</w:t>
      </w:r>
      <w:r w:rsidR="00DD3766" w:rsidRPr="004C4C17">
        <w:rPr>
          <w:rFonts w:ascii="CG Omega" w:hAnsi="CG Omega"/>
        </w:rPr>
        <w:t xml:space="preserve"> disposer de </w:t>
      </w:r>
      <w:r w:rsidRPr="004C4C17">
        <w:rPr>
          <w:rFonts w:ascii="CG Omega" w:hAnsi="CG Omega"/>
        </w:rPr>
        <w:t xml:space="preserve">ses fonds, mais la rémunération </w:t>
      </w:r>
      <w:r w:rsidR="00100AC8">
        <w:rPr>
          <w:rFonts w:ascii="CG Omega" w:hAnsi="CG Omega"/>
        </w:rPr>
        <w:t xml:space="preserve">peut </w:t>
      </w:r>
      <w:r w:rsidRPr="004C4C17">
        <w:rPr>
          <w:rFonts w:ascii="CG Omega" w:hAnsi="CG Omega"/>
        </w:rPr>
        <w:t>se trouve</w:t>
      </w:r>
      <w:r w:rsidR="00100AC8">
        <w:rPr>
          <w:rFonts w:ascii="CG Omega" w:hAnsi="CG Omega"/>
        </w:rPr>
        <w:t>r</w:t>
      </w:r>
      <w:r w:rsidR="00D40A07">
        <w:rPr>
          <w:rFonts w:ascii="CG Omega" w:hAnsi="CG Omega"/>
        </w:rPr>
        <w:t xml:space="preserve"> </w:t>
      </w:r>
      <w:r w:rsidRPr="004C4C17">
        <w:rPr>
          <w:rFonts w:ascii="CG Omega" w:hAnsi="CG Omega"/>
        </w:rPr>
        <w:t>alors modifiée ou réduite en fonction de la durée courue</w:t>
      </w:r>
      <w:r w:rsidR="00D27CAA" w:rsidRPr="004C4C17">
        <w:rPr>
          <w:rFonts w:ascii="CG Omega" w:hAnsi="CG Omega"/>
        </w:rPr>
        <w:t xml:space="preserve"> (voir</w:t>
      </w:r>
      <w:r w:rsidR="00211F86">
        <w:rPr>
          <w:rFonts w:ascii="CG Omega" w:hAnsi="CG Omega"/>
        </w:rPr>
        <w:t xml:space="preserve"> </w:t>
      </w:r>
      <w:r w:rsidR="008133C0">
        <w:rPr>
          <w:rFonts w:ascii="CG Omega" w:hAnsi="CG Omega"/>
        </w:rPr>
        <w:fldChar w:fldCharType="begin"/>
      </w:r>
      <w:r w:rsidR="008133C0">
        <w:rPr>
          <w:rFonts w:ascii="CG Omega" w:hAnsi="CG Omega"/>
        </w:rPr>
        <w:instrText xml:space="preserve"> REF _Ref429411708 \r \h </w:instrText>
      </w:r>
      <w:r w:rsidR="008133C0">
        <w:rPr>
          <w:rFonts w:ascii="CG Omega" w:hAnsi="CG Omega"/>
        </w:rPr>
      </w:r>
      <w:r w:rsidR="008133C0">
        <w:rPr>
          <w:rFonts w:ascii="CG Omega" w:hAnsi="CG Omega"/>
        </w:rPr>
        <w:fldChar w:fldCharType="separate"/>
      </w:r>
      <w:r w:rsidR="00975E89">
        <w:rPr>
          <w:rFonts w:ascii="CG Omega" w:hAnsi="CG Omega"/>
        </w:rPr>
        <w:t>4.1</w:t>
      </w:r>
      <w:r w:rsidR="008133C0">
        <w:rPr>
          <w:rFonts w:ascii="CG Omega" w:hAnsi="CG Omega"/>
        </w:rPr>
        <w:fldChar w:fldCharType="end"/>
      </w:r>
      <w:r w:rsidR="00D27CAA" w:rsidRPr="004C4C17">
        <w:rPr>
          <w:rFonts w:ascii="CG Omega" w:hAnsi="CG Omega"/>
        </w:rPr>
        <w:t>)</w:t>
      </w:r>
      <w:r w:rsidRPr="004C4C17">
        <w:rPr>
          <w:rFonts w:ascii="CG Omega" w:hAnsi="CG Omega"/>
        </w:rPr>
        <w:t xml:space="preserve">. </w:t>
      </w:r>
      <w:r w:rsidR="00AE7B93" w:rsidRPr="004C4C17">
        <w:rPr>
          <w:rFonts w:ascii="CG Omega" w:hAnsi="CG Omega"/>
        </w:rPr>
        <w:t>Il peut également t</w:t>
      </w:r>
      <w:r w:rsidR="009F4475" w:rsidRPr="004C4C17">
        <w:rPr>
          <w:rFonts w:ascii="CG Omega" w:hAnsi="CG Omega"/>
        </w:rPr>
        <w:t>ran</w:t>
      </w:r>
      <w:r w:rsidR="00211F86">
        <w:rPr>
          <w:rFonts w:ascii="CG Omega" w:hAnsi="CG Omega"/>
        </w:rPr>
        <w:t>sformer le PEL en CEL (voir</w:t>
      </w:r>
      <w:r w:rsidR="008133C0">
        <w:rPr>
          <w:rFonts w:ascii="CG Omega" w:hAnsi="CG Omega"/>
        </w:rPr>
        <w:t xml:space="preserve"> </w:t>
      </w:r>
      <w:r w:rsidR="008133C0">
        <w:rPr>
          <w:rFonts w:ascii="CG Omega" w:hAnsi="CG Omega"/>
        </w:rPr>
        <w:fldChar w:fldCharType="begin"/>
      </w:r>
      <w:r w:rsidR="008133C0">
        <w:rPr>
          <w:rFonts w:ascii="CG Omega" w:hAnsi="CG Omega"/>
        </w:rPr>
        <w:instrText xml:space="preserve"> REF _Ref429411777 \r \h </w:instrText>
      </w:r>
      <w:r w:rsidR="008133C0">
        <w:rPr>
          <w:rFonts w:ascii="CG Omega" w:hAnsi="CG Omega"/>
        </w:rPr>
      </w:r>
      <w:r w:rsidR="008133C0">
        <w:rPr>
          <w:rFonts w:ascii="CG Omega" w:hAnsi="CG Omega"/>
        </w:rPr>
        <w:fldChar w:fldCharType="separate"/>
      </w:r>
      <w:r w:rsidR="00975E89">
        <w:rPr>
          <w:rFonts w:ascii="CG Omega" w:hAnsi="CG Omega"/>
        </w:rPr>
        <w:t>4.2</w:t>
      </w:r>
      <w:r w:rsidR="008133C0">
        <w:rPr>
          <w:rFonts w:ascii="CG Omega" w:hAnsi="CG Omega"/>
        </w:rPr>
        <w:fldChar w:fldCharType="end"/>
      </w:r>
      <w:r w:rsidR="00AE7B93" w:rsidRPr="004C4C17">
        <w:rPr>
          <w:rFonts w:ascii="CG Omega" w:hAnsi="CG Omega"/>
        </w:rPr>
        <w:t>) : les sommes inscrites au PEL redeviennent disponibles (sous réserve d’un dépôt minim</w:t>
      </w:r>
      <w:r w:rsidR="00F26C7F" w:rsidRPr="004C4C17">
        <w:rPr>
          <w:rFonts w:ascii="CG Omega" w:hAnsi="CG Omega"/>
        </w:rPr>
        <w:t>al</w:t>
      </w:r>
      <w:r w:rsidR="00AE7B93" w:rsidRPr="004C4C17">
        <w:rPr>
          <w:rFonts w:ascii="CG Omega" w:hAnsi="CG Omega"/>
        </w:rPr>
        <w:t xml:space="preserve"> de 300</w:t>
      </w:r>
      <w:r w:rsidR="003A1664">
        <w:rPr>
          <w:rFonts w:ascii="CG Omega" w:hAnsi="CG Omega"/>
        </w:rPr>
        <w:t> </w:t>
      </w:r>
      <w:r w:rsidR="00AE7B93" w:rsidRPr="004C4C17">
        <w:rPr>
          <w:rFonts w:ascii="CG Omega" w:hAnsi="CG Omega"/>
        </w:rPr>
        <w:t>€</w:t>
      </w:r>
      <w:r w:rsidR="0025098E">
        <w:rPr>
          <w:rFonts w:ascii="CG Omega" w:hAnsi="CG Omega"/>
        </w:rPr>
        <w:t xml:space="preserve"> au titre du CEL </w:t>
      </w:r>
      <w:r w:rsidR="00AE7B93" w:rsidRPr="004C4C17">
        <w:rPr>
          <w:rFonts w:ascii="CG Omega" w:hAnsi="CG Omega"/>
        </w:rPr>
        <w:t>et l’épargnant conserve, certes amoindris, des droits à prêt</w:t>
      </w:r>
      <w:r w:rsidR="0022408A">
        <w:rPr>
          <w:rFonts w:ascii="CG Omega" w:hAnsi="CG Omega"/>
        </w:rPr>
        <w:t xml:space="preserve"> au titre du CEL</w:t>
      </w:r>
      <w:r w:rsidR="00AE7B93" w:rsidRPr="004C4C17">
        <w:rPr>
          <w:rFonts w:ascii="CG Omega" w:hAnsi="CG Omega"/>
        </w:rPr>
        <w:t>.</w:t>
      </w:r>
      <w:r w:rsidR="0002505D">
        <w:rPr>
          <w:rFonts w:ascii="CG Omega" w:hAnsi="CG Omega"/>
        </w:rPr>
        <w:t xml:space="preserve"> </w:t>
      </w:r>
    </w:p>
    <w:p w14:paraId="679DBC3A" w14:textId="77777777" w:rsidR="00505EFB" w:rsidRDefault="00505EFB"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294AD842" w14:textId="58C5B6EA" w:rsidR="00505EFB" w:rsidRPr="00505EFB" w:rsidRDefault="00505EFB"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 xml:space="preserve">En outre, l’indisponibilité des fonds ne saurait faire obstacle aux poursuites des créanciers du souscripteur, la Cour de cassation </w:t>
      </w:r>
      <w:r w:rsidR="00BD6B67">
        <w:rPr>
          <w:rFonts w:ascii="CG Omega" w:hAnsi="CG Omega"/>
        </w:rPr>
        <w:t xml:space="preserve">considérant </w:t>
      </w:r>
      <w:r w:rsidR="00211F86">
        <w:rPr>
          <w:rFonts w:ascii="CG Omega" w:hAnsi="CG Omega"/>
        </w:rPr>
        <w:t xml:space="preserve">alors </w:t>
      </w:r>
      <w:r w:rsidR="00BD6B67">
        <w:rPr>
          <w:rFonts w:ascii="CG Omega" w:hAnsi="CG Omega"/>
        </w:rPr>
        <w:t xml:space="preserve">que l’épargnant peut mettre fin à tout moment au plan et </w:t>
      </w:r>
      <w:r>
        <w:rPr>
          <w:rFonts w:ascii="CG Omega" w:hAnsi="CG Omega"/>
        </w:rPr>
        <w:t>admettant</w:t>
      </w:r>
      <w:r w:rsidR="00BD6B67">
        <w:rPr>
          <w:rFonts w:ascii="CG Omega" w:hAnsi="CG Omega"/>
        </w:rPr>
        <w:t xml:space="preserve"> ainsi</w:t>
      </w:r>
      <w:r>
        <w:rPr>
          <w:rFonts w:ascii="CG Omega" w:hAnsi="CG Omega"/>
        </w:rPr>
        <w:t xml:space="preserve"> le caractère saisissable des fonds versés sur un PEL (</w:t>
      </w:r>
      <w:proofErr w:type="spellStart"/>
      <w:r w:rsidR="009D41D3">
        <w:fldChar w:fldCharType="begin"/>
      </w:r>
      <w:r w:rsidR="009D41D3">
        <w:instrText xml:space="preserve"> HYPERLINK "http://www.legifrance.gouv.fr/affichJuriJudi.do?oldAction=rechJuriJudi&amp;idTexte=JURITEXT000007024902&amp;fastReqId=1026180520&amp;fastPos=1" </w:instrText>
      </w:r>
      <w:r w:rsidR="009D41D3">
        <w:fldChar w:fldCharType="separate"/>
      </w:r>
      <w:r w:rsidRPr="007868EF">
        <w:rPr>
          <w:rStyle w:val="Lienhypertexte"/>
          <w:rFonts w:ascii="CG Omega" w:hAnsi="CG Omega"/>
          <w:i/>
        </w:rPr>
        <w:t>Cass</w:t>
      </w:r>
      <w:proofErr w:type="spellEnd"/>
      <w:r w:rsidRPr="007868EF">
        <w:rPr>
          <w:rStyle w:val="Lienhypertexte"/>
          <w:rFonts w:ascii="CG Omega" w:hAnsi="CG Omega"/>
          <w:i/>
        </w:rPr>
        <w:t>.</w:t>
      </w:r>
      <w:r w:rsidR="00BD6B67" w:rsidRPr="007868EF">
        <w:rPr>
          <w:rStyle w:val="Lienhypertexte"/>
          <w:rFonts w:ascii="CG Omega" w:hAnsi="CG Omega"/>
          <w:i/>
        </w:rPr>
        <w:t xml:space="preserve"> </w:t>
      </w:r>
      <w:r w:rsidRPr="007868EF">
        <w:rPr>
          <w:rStyle w:val="Lienhypertexte"/>
          <w:rFonts w:ascii="CG Omega" w:hAnsi="CG Omega"/>
          <w:i/>
        </w:rPr>
        <w:t>2</w:t>
      </w:r>
      <w:r w:rsidRPr="007868EF">
        <w:rPr>
          <w:rStyle w:val="Lienhypertexte"/>
          <w:rFonts w:ascii="CG Omega" w:hAnsi="CG Omega"/>
          <w:i/>
          <w:vertAlign w:val="superscript"/>
        </w:rPr>
        <w:t>e</w:t>
      </w:r>
      <w:r w:rsidRPr="007868EF">
        <w:rPr>
          <w:rStyle w:val="Lienhypertexte"/>
          <w:rFonts w:ascii="CG Omega" w:hAnsi="CG Omega"/>
          <w:i/>
        </w:rPr>
        <w:t xml:space="preserve"> civ., 29 mai 1991, n°</w:t>
      </w:r>
      <w:r w:rsidR="003C199F" w:rsidRPr="007868EF">
        <w:rPr>
          <w:rStyle w:val="Lienhypertexte"/>
          <w:rFonts w:ascii="CG Omega" w:hAnsi="CG Omega"/>
          <w:i/>
        </w:rPr>
        <w:t xml:space="preserve"> </w:t>
      </w:r>
      <w:r w:rsidRPr="007868EF">
        <w:rPr>
          <w:rStyle w:val="Lienhypertexte"/>
          <w:rFonts w:ascii="CG Omega" w:hAnsi="CG Omega"/>
          <w:i/>
        </w:rPr>
        <w:t>90-11.714</w:t>
      </w:r>
      <w:r w:rsidR="009D41D3">
        <w:rPr>
          <w:rStyle w:val="Lienhypertexte"/>
          <w:rFonts w:ascii="CG Omega" w:hAnsi="CG Omega"/>
          <w:i/>
        </w:rPr>
        <w:fldChar w:fldCharType="end"/>
      </w:r>
      <w:r w:rsidR="003C199F">
        <w:rPr>
          <w:rFonts w:ascii="CG Omega" w:hAnsi="CG Omega"/>
        </w:rPr>
        <w:t xml:space="preserve"> et </w:t>
      </w:r>
      <w:hyperlink r:id="rId36" w:history="1">
        <w:proofErr w:type="spellStart"/>
        <w:r w:rsidR="003C199F" w:rsidRPr="007868EF">
          <w:rPr>
            <w:rStyle w:val="Lienhypertexte"/>
            <w:rFonts w:ascii="CG Omega" w:hAnsi="CG Omega"/>
            <w:i/>
          </w:rPr>
          <w:t>Cass</w:t>
        </w:r>
        <w:proofErr w:type="spellEnd"/>
        <w:r w:rsidR="003C199F" w:rsidRPr="007868EF">
          <w:rPr>
            <w:rStyle w:val="Lienhypertexte"/>
            <w:rFonts w:ascii="CG Omega" w:hAnsi="CG Omega"/>
            <w:i/>
          </w:rPr>
          <w:t>. 2</w:t>
        </w:r>
        <w:r w:rsidR="003C199F" w:rsidRPr="007868EF">
          <w:rPr>
            <w:rStyle w:val="Lienhypertexte"/>
            <w:rFonts w:ascii="CG Omega" w:hAnsi="CG Omega"/>
            <w:i/>
            <w:vertAlign w:val="superscript"/>
          </w:rPr>
          <w:t>e</w:t>
        </w:r>
        <w:r w:rsidR="003C199F" w:rsidRPr="007868EF">
          <w:rPr>
            <w:rStyle w:val="Lienhypertexte"/>
            <w:rFonts w:ascii="CG Omega" w:hAnsi="CG Omega"/>
            <w:i/>
          </w:rPr>
          <w:t xml:space="preserve"> civ., 17 juin 1992, n° 90-21.430</w:t>
        </w:r>
      </w:hyperlink>
      <w:r w:rsidR="003C199F">
        <w:rPr>
          <w:rFonts w:ascii="CG Omega" w:hAnsi="CG Omega"/>
        </w:rPr>
        <w:t>).</w:t>
      </w:r>
    </w:p>
    <w:p w14:paraId="375737FD" w14:textId="77777777" w:rsidR="00D27CAA" w:rsidRPr="004C4C17" w:rsidRDefault="00D27CAA" w:rsidP="002D4D51">
      <w:pPr>
        <w:pStyle w:val="Sansinterligne"/>
        <w:ind w:left="0" w:firstLine="0"/>
        <w:rPr>
          <w:rFonts w:ascii="CG Omega" w:hAnsi="CG Omega"/>
        </w:rPr>
      </w:pPr>
    </w:p>
    <w:p w14:paraId="280BC0D9" w14:textId="77777777" w:rsidR="009B02E7" w:rsidRPr="0024438B" w:rsidRDefault="00F26C7F" w:rsidP="00D60B9B">
      <w:pPr>
        <w:pStyle w:val="Titre2"/>
        <w:numPr>
          <w:ilvl w:val="0"/>
          <w:numId w:val="17"/>
        </w:numPr>
      </w:pPr>
      <w:bookmarkStart w:id="28" w:name="_Toc394930618"/>
      <w:bookmarkStart w:id="29" w:name="_Toc394930675"/>
      <w:bookmarkStart w:id="30" w:name="_Ref429411829"/>
      <w:bookmarkStart w:id="31" w:name="_Ref429467031"/>
      <w:bookmarkStart w:id="32" w:name="_Ref429467128"/>
      <w:bookmarkStart w:id="33" w:name="_Ref429467384"/>
      <w:bookmarkStart w:id="34" w:name="_Toc63177988"/>
      <w:r w:rsidRPr="0024438B">
        <w:t>Montant maximal</w:t>
      </w:r>
      <w:bookmarkEnd w:id="28"/>
      <w:bookmarkEnd w:id="29"/>
      <w:bookmarkEnd w:id="30"/>
      <w:bookmarkEnd w:id="31"/>
      <w:bookmarkEnd w:id="32"/>
      <w:bookmarkEnd w:id="33"/>
      <w:bookmarkEnd w:id="34"/>
    </w:p>
    <w:p w14:paraId="65F219CC" w14:textId="77777777" w:rsidR="00482203" w:rsidRPr="004C4C17" w:rsidRDefault="00482203" w:rsidP="00824777">
      <w:pPr>
        <w:pStyle w:val="Sansinterligne"/>
        <w:rPr>
          <w:rFonts w:ascii="CG Omega" w:hAnsi="CG Omega"/>
        </w:rPr>
      </w:pPr>
    </w:p>
    <w:p w14:paraId="13D4A691" w14:textId="6B6B21A5" w:rsidR="00482203" w:rsidRDefault="00E46CD3" w:rsidP="008D770C">
      <w:pPr>
        <w:pStyle w:val="Sansinterligne"/>
        <w:numPr>
          <w:ilvl w:val="0"/>
          <w:numId w:val="9"/>
        </w:numPr>
        <w:pBdr>
          <w:top w:val="single" w:sz="4" w:space="1" w:color="auto"/>
          <w:left w:val="single" w:sz="4" w:space="4" w:color="auto"/>
          <w:bottom w:val="single" w:sz="4" w:space="1" w:color="auto"/>
          <w:right w:val="single" w:sz="4" w:space="4" w:color="auto"/>
        </w:pBdr>
        <w:ind w:left="0" w:firstLine="360"/>
        <w:rPr>
          <w:rFonts w:ascii="CG Omega" w:hAnsi="CG Omega"/>
        </w:rPr>
      </w:pPr>
      <w:r w:rsidRPr="00110B1B">
        <w:rPr>
          <w:rFonts w:ascii="CG Omega" w:hAnsi="CG Omega"/>
          <w:b/>
        </w:rPr>
        <w:t>CEL</w:t>
      </w:r>
      <w:r>
        <w:rPr>
          <w:rFonts w:ascii="CG Omega" w:hAnsi="CG Omega"/>
        </w:rPr>
        <w:t xml:space="preserve"> : </w:t>
      </w:r>
      <w:r w:rsidR="00E018E4" w:rsidRPr="00E90C5F">
        <w:rPr>
          <w:rFonts w:ascii="CG Omega" w:hAnsi="CG Omega"/>
          <w:b/>
        </w:rPr>
        <w:t xml:space="preserve">Le montant </w:t>
      </w:r>
      <w:r w:rsidR="00306C97" w:rsidRPr="00E90C5F">
        <w:rPr>
          <w:rFonts w:ascii="CG Omega" w:hAnsi="CG Omega"/>
          <w:b/>
        </w:rPr>
        <w:t xml:space="preserve">maximal des sommes qui peuvent être portées </w:t>
      </w:r>
      <w:r w:rsidR="008D770C">
        <w:rPr>
          <w:rFonts w:ascii="CG Omega" w:hAnsi="CG Omega"/>
          <w:b/>
        </w:rPr>
        <w:t>sur</w:t>
      </w:r>
      <w:r w:rsidR="008D770C" w:rsidRPr="00E90C5F">
        <w:rPr>
          <w:rFonts w:ascii="CG Omega" w:hAnsi="CG Omega"/>
          <w:b/>
        </w:rPr>
        <w:t xml:space="preserve"> </w:t>
      </w:r>
      <w:r w:rsidR="00306C97" w:rsidRPr="00E90C5F">
        <w:rPr>
          <w:rFonts w:ascii="CG Omega" w:hAnsi="CG Omega"/>
          <w:b/>
        </w:rPr>
        <w:t>un CEL</w:t>
      </w:r>
      <w:r w:rsidR="00306C97" w:rsidRPr="004C4C17">
        <w:rPr>
          <w:rFonts w:ascii="CG Omega" w:hAnsi="CG Omega"/>
        </w:rPr>
        <w:t xml:space="preserve"> est fixé par arrêté (</w:t>
      </w:r>
      <w:hyperlink r:id="rId37" w:history="1">
        <w:r w:rsidR="00306C97" w:rsidRPr="002256D2">
          <w:rPr>
            <w:rStyle w:val="Lienhypertexte"/>
            <w:rFonts w:ascii="CG Omega" w:hAnsi="CG Omega"/>
            <w:i/>
          </w:rPr>
          <w:t>CCH, art. R.</w:t>
        </w:r>
        <w:r w:rsidR="002256D2" w:rsidRPr="002256D2">
          <w:rPr>
            <w:rStyle w:val="Lienhypertexte"/>
            <w:rFonts w:ascii="CG Omega" w:hAnsi="CG Omega"/>
            <w:i/>
          </w:rPr>
          <w:t xml:space="preserve"> </w:t>
        </w:r>
        <w:r w:rsidR="00306C97" w:rsidRPr="002256D2">
          <w:rPr>
            <w:rStyle w:val="Lienhypertexte"/>
            <w:rFonts w:ascii="CG Omega" w:hAnsi="CG Omega"/>
            <w:i/>
          </w:rPr>
          <w:t>315-4</w:t>
        </w:r>
      </w:hyperlink>
      <w:r w:rsidR="0067491D" w:rsidRPr="004C4C17">
        <w:rPr>
          <w:rFonts w:ascii="CG Omega" w:hAnsi="CG Omega"/>
        </w:rPr>
        <w:t xml:space="preserve">). Ce </w:t>
      </w:r>
      <w:r w:rsidR="00EA56AC">
        <w:rPr>
          <w:rFonts w:ascii="CG Omega" w:hAnsi="CG Omega"/>
        </w:rPr>
        <w:t>plafond</w:t>
      </w:r>
      <w:r w:rsidR="00306C97" w:rsidRPr="004C4C17">
        <w:rPr>
          <w:rFonts w:ascii="CG Omega" w:hAnsi="CG Omega"/>
        </w:rPr>
        <w:t xml:space="preserve"> </w:t>
      </w:r>
      <w:r w:rsidR="00306C97" w:rsidRPr="00E90C5F">
        <w:rPr>
          <w:rFonts w:ascii="CG Omega" w:hAnsi="CG Omega"/>
          <w:b/>
        </w:rPr>
        <w:t>est fixé à</w:t>
      </w:r>
      <w:r w:rsidR="00306C97" w:rsidRPr="004C4C17">
        <w:rPr>
          <w:rFonts w:ascii="CG Omega" w:hAnsi="CG Omega"/>
        </w:rPr>
        <w:t xml:space="preserve"> </w:t>
      </w:r>
      <w:r w:rsidR="00306C97" w:rsidRPr="004C4C17">
        <w:rPr>
          <w:rFonts w:ascii="CG Omega" w:hAnsi="CG Omega"/>
          <w:b/>
        </w:rPr>
        <w:t>15</w:t>
      </w:r>
      <w:r w:rsidR="003A1664">
        <w:rPr>
          <w:rFonts w:ascii="CG Omega" w:hAnsi="CG Omega"/>
          <w:b/>
        </w:rPr>
        <w:t> </w:t>
      </w:r>
      <w:r w:rsidR="00306C97" w:rsidRPr="004C4C17">
        <w:rPr>
          <w:rFonts w:ascii="CG Omega" w:hAnsi="CG Omega"/>
          <w:b/>
        </w:rPr>
        <w:t>300</w:t>
      </w:r>
      <w:r w:rsidR="003A1664">
        <w:rPr>
          <w:rFonts w:ascii="CG Omega" w:hAnsi="CG Omega"/>
          <w:b/>
        </w:rPr>
        <w:t> </w:t>
      </w:r>
      <w:r w:rsidR="00306C97" w:rsidRPr="004C4C17">
        <w:rPr>
          <w:rFonts w:ascii="CG Omega" w:hAnsi="CG Omega"/>
          <w:b/>
        </w:rPr>
        <w:t>€</w:t>
      </w:r>
      <w:r w:rsidR="00364557" w:rsidRPr="004C4C17">
        <w:rPr>
          <w:rFonts w:ascii="CG Omega" w:hAnsi="CG Omega"/>
        </w:rPr>
        <w:t xml:space="preserve"> depuis le </w:t>
      </w:r>
      <w:r w:rsidR="000405DF" w:rsidRPr="00450BA9">
        <w:rPr>
          <w:rFonts w:ascii="CG Omega" w:hAnsi="CG Omega"/>
        </w:rPr>
        <w:t>17</w:t>
      </w:r>
      <w:r w:rsidR="000405DF" w:rsidRPr="004C4C17">
        <w:rPr>
          <w:rFonts w:ascii="CG Omega" w:hAnsi="CG Omega"/>
        </w:rPr>
        <w:t xml:space="preserve"> </w:t>
      </w:r>
      <w:r w:rsidR="00364557" w:rsidRPr="004C4C17">
        <w:rPr>
          <w:rFonts w:ascii="CG Omega" w:hAnsi="CG Omega"/>
        </w:rPr>
        <w:t>mars 1976 (</w:t>
      </w:r>
      <w:hyperlink r:id="rId38" w:history="1">
        <w:r w:rsidR="00364557" w:rsidRPr="00432E4B">
          <w:rPr>
            <w:rStyle w:val="Lienhypertexte"/>
            <w:rFonts w:ascii="CG Omega" w:hAnsi="CG Omega"/>
            <w:i/>
          </w:rPr>
          <w:t>Arr. 15 mars 1976, art. 2</w:t>
        </w:r>
      </w:hyperlink>
      <w:r w:rsidR="00364557" w:rsidRPr="004C4C17">
        <w:rPr>
          <w:rFonts w:ascii="CG Omega" w:hAnsi="CG Omega"/>
          <w:i/>
        </w:rPr>
        <w:t>,</w:t>
      </w:r>
      <w:r w:rsidR="009A6E4F">
        <w:rPr>
          <w:rFonts w:ascii="CG Omega" w:hAnsi="CG Omega"/>
          <w:i/>
        </w:rPr>
        <w:t xml:space="preserve"> p. 1685 JO</w:t>
      </w:r>
      <w:r w:rsidR="00B9225A">
        <w:rPr>
          <w:rFonts w:ascii="CG Omega" w:hAnsi="CG Omega"/>
          <w:i/>
        </w:rPr>
        <w:t>RF</w:t>
      </w:r>
      <w:r w:rsidR="009A6E4F">
        <w:rPr>
          <w:rFonts w:ascii="CG Omega" w:hAnsi="CG Omega"/>
          <w:i/>
        </w:rPr>
        <w:t xml:space="preserve"> du</w:t>
      </w:r>
      <w:r w:rsidR="00364557" w:rsidRPr="004C4C17">
        <w:rPr>
          <w:rFonts w:ascii="CG Omega" w:hAnsi="CG Omega"/>
          <w:i/>
        </w:rPr>
        <w:t xml:space="preserve"> </w:t>
      </w:r>
      <w:r w:rsidR="009A6E4F">
        <w:rPr>
          <w:rFonts w:ascii="CG Omega" w:hAnsi="CG Omega"/>
          <w:i/>
        </w:rPr>
        <w:t xml:space="preserve">17 mars 1976 </w:t>
      </w:r>
      <w:proofErr w:type="spellStart"/>
      <w:r w:rsidR="00364557" w:rsidRPr="004C4C17">
        <w:rPr>
          <w:rFonts w:ascii="CG Omega" w:hAnsi="CG Omega"/>
          <w:i/>
        </w:rPr>
        <w:t>mod</w:t>
      </w:r>
      <w:proofErr w:type="spellEnd"/>
      <w:r w:rsidR="00364557" w:rsidRPr="004C4C17">
        <w:rPr>
          <w:rFonts w:ascii="CG Omega" w:hAnsi="CG Omega"/>
          <w:i/>
        </w:rPr>
        <w:t xml:space="preserve">. par </w:t>
      </w:r>
      <w:hyperlink r:id="rId39" w:history="1">
        <w:r w:rsidR="00364557" w:rsidRPr="006A6167">
          <w:rPr>
            <w:rStyle w:val="Lienhypertexte"/>
            <w:rFonts w:ascii="CG Omega" w:hAnsi="CG Omega"/>
            <w:i/>
          </w:rPr>
          <w:t>arr. 3 septembre 2001, art. 3, III</w:t>
        </w:r>
      </w:hyperlink>
      <w:r w:rsidR="00364557" w:rsidRPr="004C4C17">
        <w:rPr>
          <w:rFonts w:ascii="CG Omega" w:hAnsi="CG Omega"/>
        </w:rPr>
        <w:t>).</w:t>
      </w:r>
    </w:p>
    <w:p w14:paraId="6006BB07" w14:textId="77777777" w:rsidR="00264197" w:rsidRPr="004C4C17" w:rsidRDefault="00264197" w:rsidP="008D770C">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7D41D7C7" w14:textId="5895E803" w:rsidR="00AD3681" w:rsidRPr="004C4C17" w:rsidRDefault="0073648D" w:rsidP="008D770C">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sidRPr="004C4C17">
        <w:rPr>
          <w:rFonts w:ascii="CG Omega" w:hAnsi="CG Omega"/>
        </w:rPr>
        <w:t xml:space="preserve">Dès lors </w:t>
      </w:r>
      <w:r w:rsidR="00AD3681" w:rsidRPr="004C4C17">
        <w:rPr>
          <w:rFonts w:ascii="CG Omega" w:hAnsi="CG Omega"/>
        </w:rPr>
        <w:t xml:space="preserve">que le solde créditeur d’un CEL a atteint le plafond, </w:t>
      </w:r>
      <w:r w:rsidRPr="004C4C17">
        <w:rPr>
          <w:rFonts w:ascii="CG Omega" w:hAnsi="CG Omega"/>
        </w:rPr>
        <w:t>que ce soit à la suite d’un versement ou par capitalisation des intérêts</w:t>
      </w:r>
      <w:r w:rsidR="00301798" w:rsidRPr="004C4C17">
        <w:rPr>
          <w:rFonts w:ascii="CG Omega" w:hAnsi="CG Omega"/>
        </w:rPr>
        <w:t xml:space="preserve"> au titre des années précédentes</w:t>
      </w:r>
      <w:r w:rsidRPr="004C4C17">
        <w:rPr>
          <w:rFonts w:ascii="CG Omega" w:hAnsi="CG Omega"/>
        </w:rPr>
        <w:t xml:space="preserve">, </w:t>
      </w:r>
      <w:r w:rsidR="00AD3681" w:rsidRPr="004C4C17">
        <w:rPr>
          <w:rFonts w:ascii="CG Omega" w:hAnsi="CG Omega"/>
        </w:rPr>
        <w:t>aucun versement ne peut plus être effectué sur ce compte.</w:t>
      </w:r>
      <w:r w:rsidR="0067491D" w:rsidRPr="004C4C17">
        <w:rPr>
          <w:rFonts w:ascii="CG Omega" w:hAnsi="CG Omega"/>
        </w:rPr>
        <w:t xml:space="preserve"> Le </w:t>
      </w:r>
      <w:r w:rsidR="00EA56AC">
        <w:rPr>
          <w:rFonts w:ascii="CG Omega" w:hAnsi="CG Omega"/>
        </w:rPr>
        <w:t>plafond</w:t>
      </w:r>
      <w:r w:rsidR="00301798" w:rsidRPr="004C4C17">
        <w:rPr>
          <w:rFonts w:ascii="CG Omega" w:hAnsi="CG Omega"/>
        </w:rPr>
        <w:t xml:space="preserve"> ne peut être dépassé que par </w:t>
      </w:r>
      <w:r w:rsidR="00301798" w:rsidRPr="00450BA9">
        <w:rPr>
          <w:rFonts w:ascii="CG Omega" w:hAnsi="CG Omega"/>
        </w:rPr>
        <w:t>l</w:t>
      </w:r>
      <w:r w:rsidR="00BE578C">
        <w:rPr>
          <w:rFonts w:ascii="CG Omega" w:hAnsi="CG Omega"/>
        </w:rPr>
        <w:t>a</w:t>
      </w:r>
      <w:r w:rsidR="00301798" w:rsidRPr="00415B6A">
        <w:rPr>
          <w:rFonts w:ascii="CG Omega" w:hAnsi="CG Omega"/>
        </w:rPr>
        <w:t xml:space="preserve"> capitalisation</w:t>
      </w:r>
      <w:r w:rsidR="00301798" w:rsidRPr="002D13A3">
        <w:rPr>
          <w:rFonts w:ascii="CG Omega" w:hAnsi="CG Omega"/>
        </w:rPr>
        <w:t xml:space="preserve"> des intérêts à venir.</w:t>
      </w:r>
      <w:r w:rsidR="00D40A07" w:rsidRPr="002D13A3">
        <w:t xml:space="preserve"> </w:t>
      </w:r>
      <w:r w:rsidR="00D40A07" w:rsidRPr="002D13A3">
        <w:rPr>
          <w:rFonts w:ascii="CG Omega" w:hAnsi="CG Omega"/>
        </w:rPr>
        <w:t>Si cette capitalisation est suivie d’un retrait, les versements</w:t>
      </w:r>
      <w:r w:rsidR="00D40A07" w:rsidRPr="00D40A07">
        <w:rPr>
          <w:rFonts w:ascii="CG Omega" w:hAnsi="CG Omega"/>
        </w:rPr>
        <w:t xml:space="preserve"> ultérieurs ne seront autorisés que dans la limite du plafond de 15</w:t>
      </w:r>
      <w:r w:rsidR="003A1664">
        <w:rPr>
          <w:rFonts w:ascii="CG Omega" w:hAnsi="CG Omega"/>
        </w:rPr>
        <w:t> </w:t>
      </w:r>
      <w:r w:rsidR="00D40A07" w:rsidRPr="00D40A07">
        <w:rPr>
          <w:rFonts w:ascii="CG Omega" w:hAnsi="CG Omega"/>
        </w:rPr>
        <w:t>300</w:t>
      </w:r>
      <w:r w:rsidR="003A1664">
        <w:rPr>
          <w:rFonts w:ascii="CG Omega" w:hAnsi="CG Omega"/>
        </w:rPr>
        <w:t> </w:t>
      </w:r>
      <w:r w:rsidR="00D40A07" w:rsidRPr="00D40A07">
        <w:rPr>
          <w:rFonts w:ascii="CG Omega" w:hAnsi="CG Omega"/>
        </w:rPr>
        <w:t>€.</w:t>
      </w:r>
    </w:p>
    <w:p w14:paraId="61FFDE22" w14:textId="77777777" w:rsidR="00364557" w:rsidRPr="004C4C17" w:rsidRDefault="00364557" w:rsidP="00824777">
      <w:pPr>
        <w:pStyle w:val="Sansinterligne"/>
        <w:rPr>
          <w:rFonts w:ascii="CG Omega" w:hAnsi="CG Omega"/>
        </w:rPr>
      </w:pPr>
    </w:p>
    <w:p w14:paraId="2FF9AD79" w14:textId="2B3082E3" w:rsidR="00474E5D" w:rsidRPr="006046DA" w:rsidRDefault="00E46CD3" w:rsidP="008D770C">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110B1B">
        <w:rPr>
          <w:rFonts w:ascii="CG Omega" w:hAnsi="CG Omega"/>
          <w:b/>
        </w:rPr>
        <w:t>PEL</w:t>
      </w:r>
      <w:r>
        <w:rPr>
          <w:rFonts w:ascii="CG Omega" w:hAnsi="CG Omega"/>
        </w:rPr>
        <w:t xml:space="preserve"> : </w:t>
      </w:r>
      <w:r w:rsidR="00364557" w:rsidRPr="00E90C5F">
        <w:rPr>
          <w:rFonts w:ascii="CG Omega" w:hAnsi="CG Omega"/>
          <w:b/>
        </w:rPr>
        <w:t>Le montant maximal des dépôts</w:t>
      </w:r>
      <w:r w:rsidR="00882D72">
        <w:rPr>
          <w:rFonts w:ascii="CG Omega" w:hAnsi="CG Omega"/>
          <w:b/>
        </w:rPr>
        <w:t xml:space="preserve"> (hors intérêts acquis)</w:t>
      </w:r>
      <w:r w:rsidR="00364557" w:rsidRPr="00E90C5F">
        <w:rPr>
          <w:rFonts w:ascii="CG Omega" w:hAnsi="CG Omega"/>
          <w:b/>
        </w:rPr>
        <w:t xml:space="preserve"> qui peuvent être effectués sur un PEL </w:t>
      </w:r>
      <w:r w:rsidR="00364557" w:rsidRPr="00E90C5F">
        <w:rPr>
          <w:rFonts w:ascii="CG Omega" w:hAnsi="CG Omega"/>
        </w:rPr>
        <w:t>est fixé</w:t>
      </w:r>
      <w:r w:rsidR="00364557" w:rsidRPr="004C4C17">
        <w:rPr>
          <w:rFonts w:ascii="CG Omega" w:hAnsi="CG Omega"/>
        </w:rPr>
        <w:t xml:space="preserve"> par arrêté (</w:t>
      </w:r>
      <w:hyperlink r:id="rId40" w:history="1">
        <w:r w:rsidR="00364557" w:rsidRPr="002256D2">
          <w:rPr>
            <w:rStyle w:val="Lienhypertexte"/>
            <w:rFonts w:ascii="CG Omega" w:hAnsi="CG Omega"/>
            <w:i/>
          </w:rPr>
          <w:t>CCH, art. R.</w:t>
        </w:r>
        <w:r w:rsidR="002256D2" w:rsidRPr="002256D2">
          <w:rPr>
            <w:rStyle w:val="Lienhypertexte"/>
            <w:rFonts w:ascii="CG Omega" w:hAnsi="CG Omega"/>
            <w:i/>
          </w:rPr>
          <w:t xml:space="preserve"> </w:t>
        </w:r>
        <w:r w:rsidR="00364557" w:rsidRPr="002256D2">
          <w:rPr>
            <w:rStyle w:val="Lienhypertexte"/>
            <w:rFonts w:ascii="CG Omega" w:hAnsi="CG Omega"/>
            <w:i/>
          </w:rPr>
          <w:t>315-4</w:t>
        </w:r>
      </w:hyperlink>
      <w:r w:rsidR="0067491D" w:rsidRPr="004C4C17">
        <w:rPr>
          <w:rFonts w:ascii="CG Omega" w:hAnsi="CG Omega"/>
        </w:rPr>
        <w:t xml:space="preserve">). Ce </w:t>
      </w:r>
      <w:r w:rsidR="00EA56AC">
        <w:rPr>
          <w:rFonts w:ascii="CG Omega" w:hAnsi="CG Omega"/>
        </w:rPr>
        <w:t>plafond</w:t>
      </w:r>
      <w:r w:rsidR="00364557" w:rsidRPr="004C4C17">
        <w:rPr>
          <w:rFonts w:ascii="CG Omega" w:hAnsi="CG Omega"/>
        </w:rPr>
        <w:t xml:space="preserve"> </w:t>
      </w:r>
      <w:r w:rsidR="00364557" w:rsidRPr="00E90C5F">
        <w:rPr>
          <w:rFonts w:ascii="CG Omega" w:hAnsi="CG Omega"/>
          <w:b/>
        </w:rPr>
        <w:t>est fixé</w:t>
      </w:r>
      <w:r w:rsidR="00364557" w:rsidRPr="004C4C17">
        <w:rPr>
          <w:rFonts w:ascii="CG Omega" w:hAnsi="CG Omega"/>
        </w:rPr>
        <w:t xml:space="preserve"> </w:t>
      </w:r>
      <w:r w:rsidR="00364557" w:rsidRPr="00E90C5F">
        <w:rPr>
          <w:rFonts w:ascii="CG Omega" w:hAnsi="CG Omega"/>
          <w:b/>
        </w:rPr>
        <w:t xml:space="preserve">à </w:t>
      </w:r>
      <w:r w:rsidR="00364557" w:rsidRPr="004C4C17">
        <w:rPr>
          <w:rFonts w:ascii="CG Omega" w:hAnsi="CG Omega"/>
          <w:b/>
        </w:rPr>
        <w:t>61</w:t>
      </w:r>
      <w:r w:rsidR="003A1664">
        <w:rPr>
          <w:rFonts w:ascii="CG Omega" w:hAnsi="CG Omega"/>
          <w:b/>
        </w:rPr>
        <w:t> </w:t>
      </w:r>
      <w:r w:rsidR="00364557" w:rsidRPr="004C4C17">
        <w:rPr>
          <w:rFonts w:ascii="CG Omega" w:hAnsi="CG Omega"/>
          <w:b/>
        </w:rPr>
        <w:t>200</w:t>
      </w:r>
      <w:r w:rsidR="003A1664">
        <w:rPr>
          <w:rFonts w:ascii="CG Omega" w:hAnsi="CG Omega"/>
          <w:b/>
        </w:rPr>
        <w:t> </w:t>
      </w:r>
      <w:r w:rsidR="00364557" w:rsidRPr="004C4C17">
        <w:rPr>
          <w:rFonts w:ascii="CG Omega" w:hAnsi="CG Omega"/>
          <w:b/>
        </w:rPr>
        <w:t>€</w:t>
      </w:r>
      <w:r w:rsidR="00364557" w:rsidRPr="004C4C17">
        <w:rPr>
          <w:rFonts w:ascii="CG Omega" w:hAnsi="CG Omega"/>
        </w:rPr>
        <w:t xml:space="preserve"> depuis le 1</w:t>
      </w:r>
      <w:r w:rsidR="00364557" w:rsidRPr="004C4C17">
        <w:rPr>
          <w:rFonts w:ascii="CG Omega" w:hAnsi="CG Omega"/>
          <w:vertAlign w:val="superscript"/>
        </w:rPr>
        <w:t>er</w:t>
      </w:r>
      <w:r w:rsidR="00364557" w:rsidRPr="004C4C17">
        <w:rPr>
          <w:rFonts w:ascii="CG Omega" w:hAnsi="CG Omega"/>
        </w:rPr>
        <w:t xml:space="preserve"> avril </w:t>
      </w:r>
      <w:hyperlink r:id="rId41" w:history="1">
        <w:r w:rsidR="00364557" w:rsidRPr="00764B29">
          <w:rPr>
            <w:rStyle w:val="Lienhypertexte"/>
            <w:rFonts w:ascii="CG Omega" w:hAnsi="CG Omega"/>
          </w:rPr>
          <w:t>1992</w:t>
        </w:r>
      </w:hyperlink>
      <w:r w:rsidR="00364557" w:rsidRPr="004C4C17">
        <w:rPr>
          <w:rFonts w:ascii="CG Omega" w:hAnsi="CG Omega"/>
        </w:rPr>
        <w:t xml:space="preserve"> (</w:t>
      </w:r>
      <w:hyperlink r:id="rId42" w:history="1">
        <w:r w:rsidR="00364557" w:rsidRPr="00ED70B6">
          <w:rPr>
            <w:rStyle w:val="Lienhypertexte"/>
            <w:rFonts w:ascii="CG Omega" w:hAnsi="CG Omega"/>
            <w:i/>
          </w:rPr>
          <w:t>Arr. 1</w:t>
        </w:r>
        <w:r w:rsidR="00364557" w:rsidRPr="00ED70B6">
          <w:rPr>
            <w:rStyle w:val="Lienhypertexte"/>
            <w:rFonts w:ascii="CG Omega" w:hAnsi="CG Omega"/>
            <w:i/>
            <w:vertAlign w:val="superscript"/>
          </w:rPr>
          <w:t>er</w:t>
        </w:r>
        <w:r w:rsidR="00364557" w:rsidRPr="00ED70B6">
          <w:rPr>
            <w:rStyle w:val="Lienhypertexte"/>
            <w:rFonts w:ascii="CG Omega" w:hAnsi="CG Omega"/>
            <w:i/>
          </w:rPr>
          <w:t xml:space="preserve"> avril 1992</w:t>
        </w:r>
        <w:r w:rsidR="00ED70B6" w:rsidRPr="00ED70B6">
          <w:rPr>
            <w:rStyle w:val="Lienhypertexte"/>
            <w:rFonts w:ascii="CG Omega" w:hAnsi="CG Omega"/>
            <w:i/>
          </w:rPr>
          <w:t>, art. 2</w:t>
        </w:r>
      </w:hyperlink>
      <w:r w:rsidR="00364557" w:rsidRPr="004C4C17">
        <w:rPr>
          <w:rFonts w:ascii="CG Omega" w:hAnsi="CG Omega"/>
          <w:i/>
        </w:rPr>
        <w:t xml:space="preserve">, </w:t>
      </w:r>
      <w:proofErr w:type="spellStart"/>
      <w:r w:rsidR="00364557" w:rsidRPr="004C4C17">
        <w:rPr>
          <w:rFonts w:ascii="CG Omega" w:hAnsi="CG Omega"/>
          <w:i/>
        </w:rPr>
        <w:t>mod</w:t>
      </w:r>
      <w:proofErr w:type="spellEnd"/>
      <w:r w:rsidR="00364557" w:rsidRPr="004C4C17">
        <w:rPr>
          <w:rFonts w:ascii="CG Omega" w:hAnsi="CG Omega"/>
          <w:i/>
        </w:rPr>
        <w:t xml:space="preserve">. par </w:t>
      </w:r>
      <w:hyperlink r:id="rId43" w:history="1">
        <w:r w:rsidR="00364557" w:rsidRPr="006A6167">
          <w:rPr>
            <w:rStyle w:val="Lienhypertexte"/>
            <w:rFonts w:ascii="CG Omega" w:hAnsi="CG Omega"/>
            <w:i/>
          </w:rPr>
          <w:t>arr. 3 septembre 2001, art. 3, XXIII</w:t>
        </w:r>
      </w:hyperlink>
      <w:r w:rsidR="00364557" w:rsidRPr="004C4C17">
        <w:rPr>
          <w:rFonts w:ascii="CG Omega" w:hAnsi="CG Omega"/>
        </w:rPr>
        <w:t>).</w:t>
      </w:r>
    </w:p>
    <w:p w14:paraId="1880BCBF" w14:textId="478BFC07" w:rsidR="00D601C1" w:rsidRDefault="00211F86"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A la différence</w:t>
      </w:r>
      <w:r w:rsidR="00F6521D" w:rsidRPr="008665C6">
        <w:rPr>
          <w:rFonts w:ascii="CG Omega" w:hAnsi="CG Omega"/>
        </w:rPr>
        <w:t xml:space="preserve"> du CEL, en matière de PEL l</w:t>
      </w:r>
      <w:r w:rsidR="0092085C" w:rsidRPr="008665C6">
        <w:rPr>
          <w:rFonts w:ascii="CG Omega" w:hAnsi="CG Omega"/>
        </w:rPr>
        <w:t>es intérêts capitalisés ne sont pas pris en compte p</w:t>
      </w:r>
      <w:r w:rsidR="0067491D" w:rsidRPr="008665C6">
        <w:rPr>
          <w:rFonts w:ascii="CG Omega" w:hAnsi="CG Omega"/>
        </w:rPr>
        <w:t>our le calcul du montant maximal</w:t>
      </w:r>
      <w:r w:rsidR="0092085C" w:rsidRPr="008665C6">
        <w:rPr>
          <w:rFonts w:ascii="CG Omega" w:hAnsi="CG Omega"/>
        </w:rPr>
        <w:t xml:space="preserve"> des dépôts</w:t>
      </w:r>
      <w:r w:rsidR="0092085C" w:rsidRPr="004C4C17">
        <w:rPr>
          <w:rFonts w:ascii="CG Omega" w:hAnsi="CG Omega"/>
        </w:rPr>
        <w:t xml:space="preserve"> (</w:t>
      </w:r>
      <w:hyperlink r:id="rId44" w:history="1">
        <w:r w:rsidR="0092085C" w:rsidRPr="00656CA2">
          <w:rPr>
            <w:rStyle w:val="Lienhypertexte"/>
            <w:rFonts w:ascii="CG Omega" w:hAnsi="CG Omega"/>
            <w:i/>
          </w:rPr>
          <w:t>Circ. 16 février 1982</w:t>
        </w:r>
        <w:r w:rsidR="00656CA2" w:rsidRPr="00656CA2">
          <w:rPr>
            <w:rStyle w:val="Lienhypertexte"/>
            <w:rFonts w:ascii="CG Omega" w:hAnsi="CG Omega"/>
            <w:i/>
          </w:rPr>
          <w:t>, II, §1</w:t>
        </w:r>
      </w:hyperlink>
      <w:r w:rsidR="0076748A">
        <w:rPr>
          <w:rStyle w:val="Lienhypertexte"/>
          <w:rFonts w:ascii="CG Omega" w:hAnsi="CG Omega"/>
          <w:i/>
        </w:rPr>
        <w:t>, p. 755 JO</w:t>
      </w:r>
      <w:r w:rsidR="00B9225A">
        <w:rPr>
          <w:rStyle w:val="Lienhypertexte"/>
          <w:rFonts w:ascii="CG Omega" w:hAnsi="CG Omega"/>
          <w:i/>
        </w:rPr>
        <w:t>RF</w:t>
      </w:r>
      <w:r w:rsidR="0076748A">
        <w:rPr>
          <w:rStyle w:val="Lienhypertexte"/>
          <w:rFonts w:ascii="CG Omega" w:hAnsi="CG Omega"/>
          <w:i/>
        </w:rPr>
        <w:t xml:space="preserve"> du 3 mars 1982</w:t>
      </w:r>
      <w:r w:rsidR="0092085C" w:rsidRPr="004C4C17">
        <w:rPr>
          <w:rFonts w:ascii="CG Omega" w:hAnsi="CG Omega"/>
        </w:rPr>
        <w:t>).</w:t>
      </w:r>
      <w:r w:rsidR="005A3C26">
        <w:rPr>
          <w:rFonts w:ascii="CG Omega" w:hAnsi="CG Omega"/>
        </w:rPr>
        <w:t xml:space="preserve"> </w:t>
      </w:r>
      <w:r w:rsidR="005A3C26" w:rsidRPr="004C458B">
        <w:rPr>
          <w:rFonts w:ascii="CG Omega" w:hAnsi="CG Omega"/>
        </w:rPr>
        <w:t xml:space="preserve">Seuls les versements </w:t>
      </w:r>
      <w:r w:rsidR="00D601C1" w:rsidRPr="004C458B">
        <w:rPr>
          <w:rFonts w:ascii="CG Omega" w:hAnsi="CG Omega"/>
        </w:rPr>
        <w:t xml:space="preserve">effectués </w:t>
      </w:r>
      <w:r>
        <w:rPr>
          <w:rFonts w:ascii="CG Omega" w:hAnsi="CG Omega"/>
        </w:rPr>
        <w:t>sont</w:t>
      </w:r>
      <w:r w:rsidR="00D601C1" w:rsidRPr="004C458B">
        <w:rPr>
          <w:rFonts w:ascii="CG Omega" w:hAnsi="CG Omega"/>
        </w:rPr>
        <w:t xml:space="preserve"> pris en compte, autrement dit le titulaire du plan peut </w:t>
      </w:r>
      <w:r w:rsidR="00EA56AC">
        <w:rPr>
          <w:rFonts w:ascii="CG Omega" w:hAnsi="CG Omega"/>
        </w:rPr>
        <w:t>effectuer</w:t>
      </w:r>
      <w:r w:rsidR="00EA56AC" w:rsidRPr="004C458B">
        <w:rPr>
          <w:rFonts w:ascii="CG Omega" w:hAnsi="CG Omega"/>
        </w:rPr>
        <w:t xml:space="preserve"> </w:t>
      </w:r>
      <w:r w:rsidR="00D601C1" w:rsidRPr="004C458B">
        <w:rPr>
          <w:rFonts w:ascii="CG Omega" w:hAnsi="CG Omega"/>
        </w:rPr>
        <w:t>jusqu’à 61</w:t>
      </w:r>
      <w:r w:rsidR="003A1664">
        <w:rPr>
          <w:rFonts w:ascii="CG Omega" w:hAnsi="CG Omega"/>
        </w:rPr>
        <w:t> </w:t>
      </w:r>
      <w:r w:rsidR="00D601C1" w:rsidRPr="004C458B">
        <w:rPr>
          <w:rFonts w:ascii="CG Omega" w:hAnsi="CG Omega"/>
        </w:rPr>
        <w:t>200</w:t>
      </w:r>
      <w:r w:rsidR="003A1664">
        <w:rPr>
          <w:rFonts w:ascii="CG Omega" w:hAnsi="CG Omega"/>
        </w:rPr>
        <w:t> </w:t>
      </w:r>
      <w:r w:rsidR="00D601C1" w:rsidRPr="004C458B">
        <w:rPr>
          <w:rFonts w:ascii="CG Omega" w:hAnsi="CG Omega"/>
        </w:rPr>
        <w:t>€ de versements</w:t>
      </w:r>
      <w:r w:rsidR="005A3C26" w:rsidRPr="004C458B">
        <w:rPr>
          <w:rFonts w:ascii="CG Omega" w:hAnsi="CG Omega"/>
        </w:rPr>
        <w:t xml:space="preserve">. </w:t>
      </w:r>
    </w:p>
    <w:p w14:paraId="1DD5B14C" w14:textId="77777777" w:rsidR="00F37D90" w:rsidRDefault="00691059" w:rsidP="00F37D90">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L</w:t>
      </w:r>
      <w:r w:rsidR="00F37D90" w:rsidRPr="00F37D90">
        <w:rPr>
          <w:rFonts w:ascii="CG Omega" w:hAnsi="CG Omega"/>
        </w:rPr>
        <w:t>es versements (exceptionnels ou périodiques) sur le PEL ne doivent pas conduire à dépasser ce plafond avant</w:t>
      </w:r>
      <w:r>
        <w:rPr>
          <w:rFonts w:ascii="CG Omega" w:hAnsi="CG Omega"/>
        </w:rPr>
        <w:t xml:space="preserve"> le terme du contrat ou avant la fin de sa prorogation. </w:t>
      </w:r>
      <w:r w:rsidR="00F37D90" w:rsidRPr="00F37D90">
        <w:rPr>
          <w:rFonts w:ascii="CG Omega" w:hAnsi="CG Omega"/>
        </w:rPr>
        <w:t>Ainsi, un avenant de prorogation ne pourra être mis en place si sa durée quelle qu’elle soit et ses conditions financières conduisent à atteindre le plafond des dépôts avant son échéance sans avoir permis d’assurer les versements minimum réglementaires.</w:t>
      </w:r>
    </w:p>
    <w:p w14:paraId="29FF7625" w14:textId="77777777" w:rsidR="00691059" w:rsidRPr="004C458B" w:rsidRDefault="00691059" w:rsidP="00F37D90">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46F20FCC" w14:textId="2049447C" w:rsidR="003E356E" w:rsidRPr="005A3C26" w:rsidRDefault="005A3C26"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i/>
        </w:rPr>
      </w:pPr>
      <w:r w:rsidRPr="004C458B">
        <w:rPr>
          <w:rFonts w:ascii="CG Omega" w:hAnsi="CG Omega"/>
          <w:i/>
        </w:rPr>
        <w:lastRenderedPageBreak/>
        <w:t xml:space="preserve">Exemple : </w:t>
      </w:r>
      <w:r w:rsidR="00D601C1" w:rsidRPr="004C458B">
        <w:rPr>
          <w:rFonts w:ascii="CG Omega" w:hAnsi="CG Omega"/>
          <w:i/>
        </w:rPr>
        <w:t>le titulaire d’un PEL ayant un solde de 6</w:t>
      </w:r>
      <w:r w:rsidR="00882D72">
        <w:rPr>
          <w:rFonts w:ascii="CG Omega" w:hAnsi="CG Omega"/>
          <w:i/>
        </w:rPr>
        <w:t>5</w:t>
      </w:r>
      <w:r w:rsidR="003A1664">
        <w:rPr>
          <w:rFonts w:ascii="CG Omega" w:hAnsi="CG Omega"/>
          <w:i/>
        </w:rPr>
        <w:t> </w:t>
      </w:r>
      <w:r w:rsidR="00D601C1" w:rsidRPr="004C458B">
        <w:rPr>
          <w:rFonts w:ascii="CG Omega" w:hAnsi="CG Omega"/>
          <w:i/>
        </w:rPr>
        <w:t>000</w:t>
      </w:r>
      <w:r w:rsidR="003A1664">
        <w:rPr>
          <w:rFonts w:ascii="CG Omega" w:hAnsi="CG Omega"/>
          <w:i/>
        </w:rPr>
        <w:t> </w:t>
      </w:r>
      <w:r w:rsidR="00D601C1" w:rsidRPr="004C458B">
        <w:rPr>
          <w:rFonts w:ascii="CG Omega" w:hAnsi="CG Omega"/>
          <w:i/>
        </w:rPr>
        <w:t>€ mais dont la part des dépôts ne représente que 60</w:t>
      </w:r>
      <w:r w:rsidR="003A1664">
        <w:rPr>
          <w:rFonts w:ascii="CG Omega" w:hAnsi="CG Omega"/>
          <w:i/>
        </w:rPr>
        <w:t> </w:t>
      </w:r>
      <w:r w:rsidR="00D601C1" w:rsidRPr="004C458B">
        <w:rPr>
          <w:rFonts w:ascii="CG Omega" w:hAnsi="CG Omega"/>
          <w:i/>
        </w:rPr>
        <w:t>000</w:t>
      </w:r>
      <w:r w:rsidR="003A1664">
        <w:rPr>
          <w:rFonts w:ascii="CG Omega" w:hAnsi="CG Omega"/>
          <w:i/>
        </w:rPr>
        <w:t> </w:t>
      </w:r>
      <w:r w:rsidR="00D601C1" w:rsidRPr="004C458B">
        <w:rPr>
          <w:rFonts w:ascii="CG Omega" w:hAnsi="CG Omega"/>
          <w:i/>
        </w:rPr>
        <w:t>€ peut encore effectuer des versements (jusqu’à 1</w:t>
      </w:r>
      <w:r w:rsidR="003A1664">
        <w:rPr>
          <w:rFonts w:ascii="CG Omega" w:hAnsi="CG Omega"/>
          <w:i/>
        </w:rPr>
        <w:t> </w:t>
      </w:r>
      <w:r w:rsidR="00D601C1" w:rsidRPr="004C458B">
        <w:rPr>
          <w:rFonts w:ascii="CG Omega" w:hAnsi="CG Omega"/>
          <w:i/>
        </w:rPr>
        <w:t>200</w:t>
      </w:r>
      <w:r w:rsidR="003A1664">
        <w:rPr>
          <w:rFonts w:ascii="CG Omega" w:hAnsi="CG Omega"/>
          <w:i/>
        </w:rPr>
        <w:t> </w:t>
      </w:r>
      <w:r w:rsidR="00D601C1" w:rsidRPr="004C458B">
        <w:rPr>
          <w:rFonts w:ascii="CG Omega" w:hAnsi="CG Omega"/>
          <w:i/>
        </w:rPr>
        <w:t>€ supplémentaires).</w:t>
      </w:r>
    </w:p>
    <w:p w14:paraId="4F54E0E5" w14:textId="77777777" w:rsidR="00C633F6" w:rsidRPr="004C4C17" w:rsidRDefault="00C633F6" w:rsidP="00656CA2">
      <w:pPr>
        <w:pStyle w:val="Sansinterligne"/>
        <w:ind w:left="0" w:firstLine="0"/>
        <w:rPr>
          <w:rFonts w:ascii="CG Omega" w:hAnsi="CG Omega"/>
        </w:rPr>
      </w:pPr>
    </w:p>
    <w:p w14:paraId="06449E97" w14:textId="77777777" w:rsidR="007E3644" w:rsidRPr="0024438B" w:rsidRDefault="00C633F6" w:rsidP="00D60B9B">
      <w:pPr>
        <w:pStyle w:val="Titre2"/>
        <w:numPr>
          <w:ilvl w:val="0"/>
          <w:numId w:val="17"/>
        </w:numPr>
      </w:pPr>
      <w:bookmarkStart w:id="35" w:name="_Toc394930619"/>
      <w:bookmarkStart w:id="36" w:name="_Toc394930676"/>
      <w:bookmarkStart w:id="37" w:name="_Toc63177989"/>
      <w:r w:rsidRPr="0024438B">
        <w:t>Durée</w:t>
      </w:r>
      <w:bookmarkEnd w:id="35"/>
      <w:bookmarkEnd w:id="36"/>
      <w:bookmarkEnd w:id="37"/>
    </w:p>
    <w:p w14:paraId="1184C1D4" w14:textId="77777777" w:rsidR="000A2B42" w:rsidRPr="004C4C17" w:rsidRDefault="000A2B42" w:rsidP="00824777">
      <w:pPr>
        <w:pStyle w:val="Sansinterligne"/>
        <w:rPr>
          <w:rFonts w:ascii="CG Omega" w:hAnsi="CG Omega"/>
        </w:rPr>
      </w:pPr>
    </w:p>
    <w:p w14:paraId="2D0C939F" w14:textId="77777777" w:rsidR="000A2B42" w:rsidRPr="004C4C17" w:rsidRDefault="00E46CD3" w:rsidP="008D770C">
      <w:pPr>
        <w:pStyle w:val="Sansinterligne"/>
        <w:numPr>
          <w:ilvl w:val="0"/>
          <w:numId w:val="9"/>
        </w:numPr>
        <w:pBdr>
          <w:top w:val="single" w:sz="4" w:space="1" w:color="auto"/>
          <w:left w:val="single" w:sz="4" w:space="4" w:color="auto"/>
          <w:bottom w:val="single" w:sz="4" w:space="1" w:color="auto"/>
          <w:right w:val="single" w:sz="4" w:space="4" w:color="auto"/>
        </w:pBdr>
        <w:ind w:left="0" w:firstLine="349"/>
        <w:rPr>
          <w:rFonts w:ascii="CG Omega" w:hAnsi="CG Omega"/>
        </w:rPr>
      </w:pPr>
      <w:r w:rsidRPr="00110B1B">
        <w:rPr>
          <w:rFonts w:ascii="CG Omega" w:hAnsi="CG Omega"/>
          <w:b/>
        </w:rPr>
        <w:t>CEL</w:t>
      </w:r>
      <w:r>
        <w:rPr>
          <w:rFonts w:ascii="CG Omega" w:hAnsi="CG Omega"/>
        </w:rPr>
        <w:t xml:space="preserve"> : </w:t>
      </w:r>
      <w:r w:rsidR="000A2B42" w:rsidRPr="004C4C17">
        <w:rPr>
          <w:rFonts w:ascii="CG Omega" w:hAnsi="CG Omega"/>
        </w:rPr>
        <w:t xml:space="preserve">Le CEL a une </w:t>
      </w:r>
      <w:r w:rsidR="000A2B42" w:rsidRPr="00B402F0">
        <w:rPr>
          <w:rFonts w:ascii="CG Omega" w:hAnsi="CG Omega"/>
        </w:rPr>
        <w:t>durée illimitée</w:t>
      </w:r>
      <w:r w:rsidR="000A2B42" w:rsidRPr="004C4C17">
        <w:rPr>
          <w:rFonts w:ascii="CG Omega" w:hAnsi="CG Omega"/>
        </w:rPr>
        <w:t>.</w:t>
      </w:r>
    </w:p>
    <w:p w14:paraId="5687F7AD" w14:textId="77777777" w:rsidR="000A2B42" w:rsidRPr="004C4C17" w:rsidRDefault="000A2B42" w:rsidP="00824777">
      <w:pPr>
        <w:pStyle w:val="Sansinterligne"/>
        <w:rPr>
          <w:rFonts w:ascii="CG Omega" w:hAnsi="CG Omega"/>
        </w:rPr>
      </w:pPr>
    </w:p>
    <w:p w14:paraId="39359B8A" w14:textId="0E488E63" w:rsidR="003D0167" w:rsidRPr="004C4C17" w:rsidRDefault="00E46CD3" w:rsidP="008A1E67">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110B1B">
        <w:rPr>
          <w:rFonts w:ascii="CG Omega" w:hAnsi="CG Omega"/>
          <w:b/>
        </w:rPr>
        <w:t>PEL</w:t>
      </w:r>
      <w:r>
        <w:rPr>
          <w:rFonts w:ascii="CG Omega" w:hAnsi="CG Omega"/>
        </w:rPr>
        <w:t xml:space="preserve"> : </w:t>
      </w:r>
      <w:r w:rsidR="000A2B42" w:rsidRPr="004C4C17">
        <w:rPr>
          <w:rFonts w:ascii="CG Omega" w:hAnsi="CG Omega"/>
        </w:rPr>
        <w:t xml:space="preserve">Le PEL est une catégorie particulière de compte d’épargne-logement </w:t>
      </w:r>
      <w:r w:rsidR="00E335CE" w:rsidRPr="004C4C17">
        <w:rPr>
          <w:rFonts w:ascii="CG Omega" w:hAnsi="CG Omega"/>
        </w:rPr>
        <w:t>qui se présente</w:t>
      </w:r>
      <w:r w:rsidR="000A2B42" w:rsidRPr="004C4C17">
        <w:rPr>
          <w:rFonts w:ascii="CG Omega" w:hAnsi="CG Omega"/>
        </w:rPr>
        <w:t xml:space="preserve"> sous la forme d’un plan contractuel d’épargne à terme déterminé (</w:t>
      </w:r>
      <w:hyperlink r:id="rId45" w:history="1">
        <w:r w:rsidR="000A2B42" w:rsidRPr="00A41B36">
          <w:rPr>
            <w:rStyle w:val="Lienhypertexte"/>
            <w:rFonts w:ascii="CG Omega" w:hAnsi="CG Omega"/>
            <w:i/>
          </w:rPr>
          <w:t>CCH, art. R.</w:t>
        </w:r>
        <w:r w:rsidR="00A41B36" w:rsidRPr="00A41B36">
          <w:rPr>
            <w:rStyle w:val="Lienhypertexte"/>
            <w:rFonts w:ascii="CG Omega" w:hAnsi="CG Omega"/>
            <w:i/>
          </w:rPr>
          <w:t xml:space="preserve"> </w:t>
        </w:r>
        <w:r w:rsidR="000A2B42" w:rsidRPr="00A41B36">
          <w:rPr>
            <w:rStyle w:val="Lienhypertexte"/>
            <w:rFonts w:ascii="CG Omega" w:hAnsi="CG Omega"/>
            <w:i/>
          </w:rPr>
          <w:t>315-24</w:t>
        </w:r>
      </w:hyperlink>
      <w:r w:rsidR="000A2B42" w:rsidRPr="004C4C17">
        <w:rPr>
          <w:rFonts w:ascii="CG Omega" w:hAnsi="CG Omega"/>
        </w:rPr>
        <w:t>).</w:t>
      </w:r>
      <w:r w:rsidR="003D0167" w:rsidRPr="004C4C17">
        <w:rPr>
          <w:rFonts w:ascii="CG Omega" w:hAnsi="CG Omega"/>
        </w:rPr>
        <w:t xml:space="preserve"> </w:t>
      </w:r>
    </w:p>
    <w:p w14:paraId="10CB0458" w14:textId="2E7BEBAD" w:rsidR="00D470EC" w:rsidRDefault="00DA1E56"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DA1E56">
        <w:rPr>
          <w:rFonts w:ascii="CG Omega" w:hAnsi="CG Omega"/>
        </w:rPr>
        <w:t xml:space="preserve">La durée de fonctionnement d'un PEL correspond à la période pendant laquelle le PEL est alimenté. Le contrat fixe cette durée par années pleines. Elle peut être réduite ou prolongée </w:t>
      </w:r>
      <w:r w:rsidR="00036148">
        <w:rPr>
          <w:rFonts w:ascii="CG Omega" w:hAnsi="CG Omega"/>
        </w:rPr>
        <w:t xml:space="preserve">par nombre entier d’année </w:t>
      </w:r>
      <w:r w:rsidRPr="00DA1E56">
        <w:rPr>
          <w:rFonts w:ascii="CG Omega" w:hAnsi="CG Omega"/>
        </w:rPr>
        <w:t xml:space="preserve">en respectant les limites fixées ci-dessous. </w:t>
      </w:r>
    </w:p>
    <w:p w14:paraId="6DC52D0A" w14:textId="77777777" w:rsidR="00BE578C" w:rsidRPr="004C4C17" w:rsidRDefault="00BE578C"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577259FE" w14:textId="09B25A0D" w:rsidR="000A2B42" w:rsidRPr="004C4C17" w:rsidRDefault="00F26C7F"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4C4C17">
        <w:rPr>
          <w:rFonts w:ascii="CG Omega" w:hAnsi="CG Omega"/>
          <w:u w:val="single"/>
        </w:rPr>
        <w:t>Durée minimale</w:t>
      </w:r>
      <w:r w:rsidR="00E82391" w:rsidRPr="004C4C17">
        <w:rPr>
          <w:rFonts w:ascii="CG Omega" w:hAnsi="CG Omega"/>
        </w:rPr>
        <w:t xml:space="preserve"> : </w:t>
      </w:r>
      <w:r w:rsidR="003D0167" w:rsidRPr="004C4C17">
        <w:rPr>
          <w:rFonts w:ascii="CG Omega" w:hAnsi="CG Omega"/>
        </w:rPr>
        <w:t xml:space="preserve">La durée du plan, fixée par le contrat, ne peut être inférieure à </w:t>
      </w:r>
      <w:r w:rsidR="003D0167" w:rsidRPr="004C4C17">
        <w:rPr>
          <w:rFonts w:ascii="CG Omega" w:hAnsi="CG Omega"/>
          <w:b/>
        </w:rPr>
        <w:t>4 ans</w:t>
      </w:r>
      <w:r w:rsidR="003D0167" w:rsidRPr="004C4C17">
        <w:rPr>
          <w:rFonts w:ascii="CG Omega" w:hAnsi="CG Omega"/>
        </w:rPr>
        <w:t xml:space="preserve"> à compter du versement initial,</w:t>
      </w:r>
      <w:r w:rsidR="00DA1E56">
        <w:rPr>
          <w:rFonts w:ascii="CG Omega" w:hAnsi="CG Omega"/>
        </w:rPr>
        <w:t>(</w:t>
      </w:r>
      <w:r w:rsidR="003D0167" w:rsidRPr="004C4C17">
        <w:rPr>
          <w:rFonts w:ascii="CG Omega" w:hAnsi="CG Omega"/>
        </w:rPr>
        <w:t xml:space="preserve"> sauf en ce qui concerne les plans ouverts entre le 1</w:t>
      </w:r>
      <w:r w:rsidR="003D0167" w:rsidRPr="004C4C17">
        <w:rPr>
          <w:rFonts w:ascii="CG Omega" w:hAnsi="CG Omega"/>
          <w:vertAlign w:val="superscript"/>
        </w:rPr>
        <w:t>er</w:t>
      </w:r>
      <w:r w:rsidR="003D0167" w:rsidRPr="004C4C17">
        <w:rPr>
          <w:rFonts w:ascii="CG Omega" w:hAnsi="CG Omega"/>
        </w:rPr>
        <w:t xml:space="preserve"> janvier 1981 et le 31 mars 1992 inclus, pour lesquels elle ne peut être inférieure à 5 ans</w:t>
      </w:r>
      <w:r w:rsidR="00DA1E56">
        <w:rPr>
          <w:rFonts w:ascii="CG Omega" w:hAnsi="CG Omega"/>
        </w:rPr>
        <w:t>)</w:t>
      </w:r>
      <w:r w:rsidR="003D0167" w:rsidRPr="004C4C17">
        <w:rPr>
          <w:rFonts w:ascii="CG Omega" w:hAnsi="CG Omega"/>
        </w:rPr>
        <w:t xml:space="preserve"> (</w:t>
      </w:r>
      <w:hyperlink r:id="rId46" w:history="1">
        <w:r w:rsidR="003D0167" w:rsidRPr="00A41B36">
          <w:rPr>
            <w:rStyle w:val="Lienhypertexte"/>
            <w:rFonts w:ascii="CG Omega" w:hAnsi="CG Omega"/>
            <w:i/>
          </w:rPr>
          <w:t>CCH, art. R.</w:t>
        </w:r>
        <w:r w:rsidR="00A41B36" w:rsidRPr="00A41B36">
          <w:rPr>
            <w:rStyle w:val="Lienhypertexte"/>
            <w:rFonts w:ascii="CG Omega" w:hAnsi="CG Omega"/>
            <w:i/>
          </w:rPr>
          <w:t xml:space="preserve"> </w:t>
        </w:r>
        <w:r w:rsidR="003D0167" w:rsidRPr="00A41B36">
          <w:rPr>
            <w:rStyle w:val="Lienhypertexte"/>
            <w:rFonts w:ascii="CG Omega" w:hAnsi="CG Omega"/>
            <w:i/>
          </w:rPr>
          <w:t>315-28, I, al.</w:t>
        </w:r>
        <w:r w:rsidR="00660E48" w:rsidRPr="00A41B36">
          <w:rPr>
            <w:rStyle w:val="Lienhypertexte"/>
            <w:rFonts w:ascii="CG Omega" w:hAnsi="CG Omega"/>
            <w:i/>
          </w:rPr>
          <w:t xml:space="preserve"> </w:t>
        </w:r>
        <w:r w:rsidR="003D0167" w:rsidRPr="00A41B36">
          <w:rPr>
            <w:rStyle w:val="Lienhypertexte"/>
            <w:rFonts w:ascii="CG Omega" w:hAnsi="CG Omega"/>
            <w:i/>
          </w:rPr>
          <w:t>1</w:t>
        </w:r>
      </w:hyperlink>
      <w:r w:rsidR="003D0167" w:rsidRPr="004C4C17">
        <w:rPr>
          <w:rFonts w:ascii="CG Omega" w:hAnsi="CG Omega"/>
        </w:rPr>
        <w:t>).</w:t>
      </w:r>
    </w:p>
    <w:p w14:paraId="58F33DB0" w14:textId="77777777" w:rsidR="0041155E" w:rsidRPr="004C4C17" w:rsidRDefault="0041155E"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06926FAB" w14:textId="3B632001" w:rsidR="008D4AEC" w:rsidRDefault="00F26C7F"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4C4C17">
        <w:rPr>
          <w:rFonts w:ascii="CG Omega" w:hAnsi="CG Omega"/>
          <w:u w:val="single"/>
        </w:rPr>
        <w:t>Durée maximale</w:t>
      </w:r>
      <w:r w:rsidR="00E82391" w:rsidRPr="004C4C17">
        <w:rPr>
          <w:rFonts w:ascii="CG Omega" w:hAnsi="CG Omega"/>
        </w:rPr>
        <w:t xml:space="preserve"> : </w:t>
      </w:r>
      <w:r w:rsidR="00DA1E56">
        <w:rPr>
          <w:rFonts w:ascii="CG Omega" w:hAnsi="CG Omega"/>
        </w:rPr>
        <w:t xml:space="preserve">Pour les PEL </w:t>
      </w:r>
      <w:r w:rsidR="00DA1E56">
        <w:t>conclus depuis le 1er avril 1992</w:t>
      </w:r>
      <w:r w:rsidR="00DA1E56">
        <w:rPr>
          <w:rFonts w:ascii="CG Omega" w:hAnsi="CG Omega"/>
        </w:rPr>
        <w:t>, l</w:t>
      </w:r>
      <w:r w:rsidR="00E82391" w:rsidRPr="004C4C17">
        <w:rPr>
          <w:rFonts w:ascii="CG Omega" w:hAnsi="CG Omega"/>
        </w:rPr>
        <w:t xml:space="preserve">a durée </w:t>
      </w:r>
      <w:r w:rsidR="0022408A">
        <w:rPr>
          <w:rFonts w:ascii="CG Omega" w:hAnsi="CG Omega"/>
        </w:rPr>
        <w:t xml:space="preserve">contractuelle </w:t>
      </w:r>
      <w:r w:rsidR="00E82391" w:rsidRPr="004C4C17">
        <w:rPr>
          <w:rFonts w:ascii="CG Omega" w:hAnsi="CG Omega"/>
        </w:rPr>
        <w:t xml:space="preserve">ne peut être supérieure à </w:t>
      </w:r>
      <w:r w:rsidR="00E82391" w:rsidRPr="004C4C17">
        <w:rPr>
          <w:rFonts w:ascii="CG Omega" w:hAnsi="CG Omega"/>
          <w:b/>
        </w:rPr>
        <w:t>10 ans</w:t>
      </w:r>
      <w:r w:rsidR="00BE578C">
        <w:rPr>
          <w:rFonts w:ascii="CG Omega" w:hAnsi="CG Omega"/>
        </w:rPr>
        <w:t xml:space="preserve"> (</w:t>
      </w:r>
      <w:hyperlink r:id="rId47" w:history="1">
        <w:r w:rsidR="00E82391" w:rsidRPr="00A41B36">
          <w:rPr>
            <w:rStyle w:val="Lienhypertexte"/>
            <w:rFonts w:ascii="CG Omega" w:hAnsi="CG Omega"/>
            <w:i/>
          </w:rPr>
          <w:t>CCH, art. R.</w:t>
        </w:r>
        <w:r w:rsidR="00A41B36" w:rsidRPr="00A41B36">
          <w:rPr>
            <w:rStyle w:val="Lienhypertexte"/>
            <w:rFonts w:ascii="CG Omega" w:hAnsi="CG Omega"/>
            <w:i/>
          </w:rPr>
          <w:t xml:space="preserve"> </w:t>
        </w:r>
        <w:r w:rsidR="00E82391" w:rsidRPr="00A41B36">
          <w:rPr>
            <w:rStyle w:val="Lienhypertexte"/>
            <w:rFonts w:ascii="CG Omega" w:hAnsi="CG Omega"/>
            <w:i/>
          </w:rPr>
          <w:t>315-28, II, al.</w:t>
        </w:r>
        <w:r w:rsidR="00660E48" w:rsidRPr="00A41B36">
          <w:rPr>
            <w:rStyle w:val="Lienhypertexte"/>
            <w:rFonts w:ascii="CG Omega" w:hAnsi="CG Omega"/>
            <w:i/>
          </w:rPr>
          <w:t xml:space="preserve"> </w:t>
        </w:r>
        <w:r w:rsidR="008D4AEC" w:rsidRPr="00A41B36">
          <w:rPr>
            <w:rStyle w:val="Lienhypertexte"/>
            <w:rFonts w:ascii="CG Omega" w:hAnsi="CG Omega"/>
            <w:i/>
          </w:rPr>
          <w:t>1</w:t>
        </w:r>
      </w:hyperlink>
      <w:r w:rsidR="00E82391" w:rsidRPr="004C4C17">
        <w:rPr>
          <w:rFonts w:ascii="CG Omega" w:hAnsi="CG Omega"/>
        </w:rPr>
        <w:t>).</w:t>
      </w:r>
      <w:r w:rsidR="00BE578C">
        <w:rPr>
          <w:rFonts w:ascii="CG Omega" w:hAnsi="CG Omega"/>
        </w:rPr>
        <w:t xml:space="preserve"> </w:t>
      </w:r>
      <w:r w:rsidR="00BE578C" w:rsidRPr="00BE578C">
        <w:rPr>
          <w:rFonts w:ascii="CG Omega" w:hAnsi="CG Omega"/>
        </w:rPr>
        <w:t>Seuls les versements et le calcul de la prime et des droits à prêt s’arrêtent à 10 ans, mais le PEL peut rester en standby et continue d’être rémunéré au taux banque sur une durée fonction de la génération de PEL</w:t>
      </w:r>
      <w:r w:rsidR="00BE578C">
        <w:rPr>
          <w:rFonts w:ascii="CG Omega" w:hAnsi="CG Omega"/>
        </w:rPr>
        <w:t xml:space="preserve">. </w:t>
      </w:r>
    </w:p>
    <w:p w14:paraId="3AD2A7B9" w14:textId="77777777" w:rsidR="00E83D6A" w:rsidRPr="004C4C17" w:rsidRDefault="00E83D6A"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3E792B50" w14:textId="007D1438" w:rsidR="00E82391" w:rsidRPr="004C4C17" w:rsidRDefault="00BD7506"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C</w:t>
      </w:r>
      <w:r w:rsidR="008D4AEC" w:rsidRPr="004C4C17">
        <w:rPr>
          <w:rFonts w:ascii="CG Omega" w:hAnsi="CG Omega"/>
        </w:rPr>
        <w:t>ette disposition ne s’applique pas aux plans d’épargne-logement</w:t>
      </w:r>
      <w:r w:rsidRPr="00BD7506">
        <w:t xml:space="preserve"> </w:t>
      </w:r>
      <w:r w:rsidRPr="00BD7506">
        <w:rPr>
          <w:rFonts w:ascii="CG Omega" w:hAnsi="CG Omega"/>
        </w:rPr>
        <w:t xml:space="preserve">conclus avant le </w:t>
      </w:r>
      <w:r w:rsidR="00017503" w:rsidRPr="00BD7506">
        <w:rPr>
          <w:rFonts w:ascii="CG Omega" w:hAnsi="CG Omega"/>
        </w:rPr>
        <w:t>1</w:t>
      </w:r>
      <w:r w:rsidR="00017503" w:rsidRPr="00017503">
        <w:rPr>
          <w:rFonts w:ascii="CG Omega" w:hAnsi="CG Omega"/>
          <w:vertAlign w:val="superscript"/>
        </w:rPr>
        <w:t>er</w:t>
      </w:r>
      <w:r w:rsidR="00017503">
        <w:rPr>
          <w:rFonts w:ascii="CG Omega" w:hAnsi="CG Omega"/>
        </w:rPr>
        <w:t xml:space="preserve"> </w:t>
      </w:r>
      <w:r w:rsidRPr="00BD7506">
        <w:rPr>
          <w:rFonts w:ascii="CG Omega" w:hAnsi="CG Omega"/>
        </w:rPr>
        <w:t>avril 1992</w:t>
      </w:r>
      <w:r w:rsidR="008D4AEC" w:rsidRPr="004C4C17">
        <w:rPr>
          <w:rFonts w:ascii="CG Omega" w:hAnsi="CG Omega"/>
        </w:rPr>
        <w:t xml:space="preserve"> qui, en vertu du contrat initial ou d’avenants à ce contrat, ont une durée supérieure à 10 ans. Ces plans demeurent valables jusqu’à l’expiration du contrat initial ou du dernier avenant et ne peuvent faire l’objet d’aucune </w:t>
      </w:r>
      <w:r w:rsidR="00D65158">
        <w:rPr>
          <w:rFonts w:ascii="CG Omega" w:hAnsi="CG Omega"/>
        </w:rPr>
        <w:t xml:space="preserve">autre </w:t>
      </w:r>
      <w:r w:rsidR="008D4AEC" w:rsidRPr="004C4C17">
        <w:rPr>
          <w:rFonts w:ascii="CG Omega" w:hAnsi="CG Omega"/>
        </w:rPr>
        <w:t>prorogation (</w:t>
      </w:r>
      <w:hyperlink r:id="rId48" w:history="1">
        <w:r w:rsidR="008D4AEC" w:rsidRPr="00A41B36">
          <w:rPr>
            <w:rStyle w:val="Lienhypertexte"/>
            <w:rFonts w:ascii="CG Omega" w:hAnsi="CG Omega"/>
            <w:i/>
          </w:rPr>
          <w:t>CCH, art. R.</w:t>
        </w:r>
        <w:r w:rsidR="00A41B36" w:rsidRPr="00A41B36">
          <w:rPr>
            <w:rStyle w:val="Lienhypertexte"/>
            <w:rFonts w:ascii="CG Omega" w:hAnsi="CG Omega"/>
            <w:i/>
          </w:rPr>
          <w:t xml:space="preserve"> </w:t>
        </w:r>
        <w:r w:rsidR="008D4AEC" w:rsidRPr="00A41B36">
          <w:rPr>
            <w:rStyle w:val="Lienhypertexte"/>
            <w:rFonts w:ascii="CG Omega" w:hAnsi="CG Omega"/>
            <w:i/>
          </w:rPr>
          <w:t>315-28, II, al.</w:t>
        </w:r>
        <w:r w:rsidR="00660E48" w:rsidRPr="00A41B36">
          <w:rPr>
            <w:rStyle w:val="Lienhypertexte"/>
            <w:rFonts w:ascii="CG Omega" w:hAnsi="CG Omega"/>
            <w:i/>
          </w:rPr>
          <w:t xml:space="preserve"> </w:t>
        </w:r>
        <w:r w:rsidR="008D4AEC" w:rsidRPr="00A41B36">
          <w:rPr>
            <w:rStyle w:val="Lienhypertexte"/>
            <w:rFonts w:ascii="CG Omega" w:hAnsi="CG Omega"/>
            <w:i/>
          </w:rPr>
          <w:t>2</w:t>
        </w:r>
      </w:hyperlink>
      <w:r w:rsidR="008D4AEC" w:rsidRPr="004C4C17">
        <w:rPr>
          <w:rFonts w:ascii="CG Omega" w:hAnsi="CG Omega"/>
        </w:rPr>
        <w:t>).</w:t>
      </w:r>
    </w:p>
    <w:p w14:paraId="497F845D" w14:textId="77777777" w:rsidR="00EC0429" w:rsidRPr="004C4C17" w:rsidRDefault="00EC0429"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3C05B7A1" w14:textId="4837A3F0" w:rsidR="00482307" w:rsidRDefault="0033603A"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pPr>
      <w:r w:rsidRPr="0033603A">
        <w:rPr>
          <w:rFonts w:ascii="CG Omega" w:hAnsi="CG Omega"/>
        </w:rPr>
        <w:t>La venue à terme du Plan n’oblige pas son détenteur à retirer les fonds.</w:t>
      </w:r>
      <w:r w:rsidRPr="0033603A">
        <w:t xml:space="preserve"> </w:t>
      </w:r>
    </w:p>
    <w:p w14:paraId="42627F25" w14:textId="77777777" w:rsidR="00A87215" w:rsidRDefault="0033603A"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L</w:t>
      </w:r>
      <w:r w:rsidRPr="0033603A">
        <w:rPr>
          <w:rFonts w:ascii="CG Omega" w:hAnsi="CG Omega"/>
        </w:rPr>
        <w:t>es PEL ouverts depuis le 01/03/2011 ne peuvent être conservés plus de 5 ans après le terme fixé contractuellement soit donc au plus ta</w:t>
      </w:r>
      <w:r>
        <w:rPr>
          <w:rFonts w:ascii="CG Omega" w:hAnsi="CG Omega"/>
        </w:rPr>
        <w:t>rd jusqu’au 15ème anniversaire. Pendant c</w:t>
      </w:r>
      <w:r w:rsidRPr="0033603A">
        <w:rPr>
          <w:rFonts w:ascii="CG Omega" w:hAnsi="CG Omega"/>
        </w:rPr>
        <w:t>e délai, le client peut préten</w:t>
      </w:r>
      <w:r>
        <w:rPr>
          <w:rFonts w:ascii="CG Omega" w:hAnsi="CG Omega"/>
        </w:rPr>
        <w:t>dre à un prêt épargne logement. A</w:t>
      </w:r>
      <w:r w:rsidRPr="0033603A">
        <w:rPr>
          <w:rFonts w:ascii="CG Omega" w:hAnsi="CG Omega"/>
        </w:rPr>
        <w:t>u 5ème anniversair</w:t>
      </w:r>
      <w:r>
        <w:rPr>
          <w:rFonts w:ascii="CG Omega" w:hAnsi="CG Omega"/>
        </w:rPr>
        <w:t xml:space="preserve">e du PEL après la venue à terme, </w:t>
      </w:r>
      <w:r w:rsidRPr="0033603A">
        <w:rPr>
          <w:rFonts w:ascii="CG Omega" w:hAnsi="CG Omega"/>
        </w:rPr>
        <w:t>le PEL se transforme en compte épargne classique, rémunéré librement par la banque, et fiscalisé. Les droits à prêt et à prime sont alors perdus.</w:t>
      </w:r>
    </w:p>
    <w:p w14:paraId="2404FDC8" w14:textId="77777777" w:rsidR="008A1E67" w:rsidRDefault="008A1E67"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4175DF81" w14:textId="0D9678DA" w:rsidR="00D07595" w:rsidRPr="004C4C17" w:rsidRDefault="00EC0429"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4C4C17">
        <w:rPr>
          <w:rFonts w:ascii="CG Omega" w:hAnsi="CG Omega"/>
          <w:u w:val="single"/>
        </w:rPr>
        <w:t>Avenant de prorogation ou de réduction</w:t>
      </w:r>
      <w:r w:rsidR="005B3F48" w:rsidRPr="004C4C17">
        <w:rPr>
          <w:rFonts w:ascii="CG Omega" w:hAnsi="CG Omega"/>
          <w:u w:val="single"/>
        </w:rPr>
        <w:t xml:space="preserve"> de la durée d’un PEL</w:t>
      </w:r>
      <w:r w:rsidR="005B3F48" w:rsidRPr="004C4C17">
        <w:rPr>
          <w:rFonts w:ascii="CG Omega" w:hAnsi="CG Omega"/>
        </w:rPr>
        <w:t xml:space="preserve"> </w:t>
      </w:r>
      <w:r w:rsidRPr="004C4C17">
        <w:rPr>
          <w:rFonts w:ascii="CG Omega" w:hAnsi="CG Omega"/>
        </w:rPr>
        <w:t xml:space="preserve">: </w:t>
      </w:r>
      <w:r w:rsidR="00D07595" w:rsidRPr="004C4C17">
        <w:rPr>
          <w:rFonts w:ascii="CG Omega" w:hAnsi="CG Omega"/>
        </w:rPr>
        <w:t xml:space="preserve">Des avenants au contrat initial peuvent </w:t>
      </w:r>
      <w:r w:rsidR="009D5E62" w:rsidRPr="004C4C17">
        <w:rPr>
          <w:rFonts w:ascii="CG Omega" w:hAnsi="CG Omega"/>
        </w:rPr>
        <w:t xml:space="preserve">réduire </w:t>
      </w:r>
      <w:r w:rsidR="009D5E62">
        <w:rPr>
          <w:rFonts w:ascii="CG Omega" w:hAnsi="CG Omega"/>
        </w:rPr>
        <w:t xml:space="preserve">ou </w:t>
      </w:r>
      <w:r w:rsidR="00D07595" w:rsidRPr="004C4C17">
        <w:rPr>
          <w:rFonts w:ascii="CG Omega" w:hAnsi="CG Omega"/>
        </w:rPr>
        <w:t>proroger la durée du P</w:t>
      </w:r>
      <w:r w:rsidR="008D26CE" w:rsidRPr="004C4C17">
        <w:rPr>
          <w:rFonts w:ascii="CG Omega" w:hAnsi="CG Omega"/>
        </w:rPr>
        <w:t>EL, à condition de respecter la</w:t>
      </w:r>
      <w:r w:rsidR="00D07595" w:rsidRPr="004C4C17">
        <w:rPr>
          <w:rFonts w:ascii="CG Omega" w:hAnsi="CG Omega"/>
        </w:rPr>
        <w:t xml:space="preserve"> durée minimale et la durée maximale imposées (</w:t>
      </w:r>
      <w:hyperlink r:id="rId49" w:history="1">
        <w:r w:rsidR="00D07595" w:rsidRPr="00A41B36">
          <w:rPr>
            <w:rStyle w:val="Lienhypertexte"/>
            <w:rFonts w:ascii="CG Omega" w:hAnsi="CG Omega"/>
            <w:i/>
          </w:rPr>
          <w:t>CCH, art. R.</w:t>
        </w:r>
        <w:r w:rsidR="00A41B36" w:rsidRPr="00A41B36">
          <w:rPr>
            <w:rStyle w:val="Lienhypertexte"/>
            <w:rFonts w:ascii="CG Omega" w:hAnsi="CG Omega"/>
            <w:i/>
          </w:rPr>
          <w:t xml:space="preserve"> </w:t>
        </w:r>
        <w:r w:rsidR="00D07595" w:rsidRPr="00A41B36">
          <w:rPr>
            <w:rStyle w:val="Lienhypertexte"/>
            <w:rFonts w:ascii="CG Omega" w:hAnsi="CG Omega"/>
            <w:i/>
          </w:rPr>
          <w:t>315-28, II, al.</w:t>
        </w:r>
        <w:r w:rsidR="00660E48" w:rsidRPr="00A41B36">
          <w:rPr>
            <w:rStyle w:val="Lienhypertexte"/>
            <w:rFonts w:ascii="CG Omega" w:hAnsi="CG Omega"/>
            <w:i/>
          </w:rPr>
          <w:t xml:space="preserve"> </w:t>
        </w:r>
        <w:r w:rsidR="00D07595" w:rsidRPr="00A41B36">
          <w:rPr>
            <w:rStyle w:val="Lienhypertexte"/>
            <w:rFonts w:ascii="CG Omega" w:hAnsi="CG Omega"/>
            <w:i/>
          </w:rPr>
          <w:t>2</w:t>
        </w:r>
      </w:hyperlink>
      <w:r w:rsidR="00D07595" w:rsidRPr="004C4C17">
        <w:rPr>
          <w:rFonts w:ascii="CG Omega" w:hAnsi="CG Omega"/>
        </w:rPr>
        <w:t>).</w:t>
      </w:r>
    </w:p>
    <w:p w14:paraId="08B9199E" w14:textId="2C921B4B" w:rsidR="004F019C" w:rsidRPr="004F019C" w:rsidRDefault="001A36D0"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i/>
        </w:rPr>
      </w:pPr>
      <w:r w:rsidRPr="004C4C17">
        <w:rPr>
          <w:rFonts w:ascii="CG Omega" w:hAnsi="CG Omega"/>
        </w:rPr>
        <w:t xml:space="preserve">A l’arrivée de l’échéance contractuelle de son plan d’épargne-logement, le titulaire </w:t>
      </w:r>
      <w:r w:rsidR="00EC0429" w:rsidRPr="004C4C17">
        <w:rPr>
          <w:rFonts w:ascii="CG Omega" w:hAnsi="CG Omega"/>
        </w:rPr>
        <w:t xml:space="preserve">dispose d’un délai de </w:t>
      </w:r>
      <w:r w:rsidR="00EC0429" w:rsidRPr="004C4C17">
        <w:rPr>
          <w:rFonts w:ascii="CG Omega" w:hAnsi="CG Omega"/>
          <w:b/>
        </w:rPr>
        <w:t>6 mois</w:t>
      </w:r>
      <w:r w:rsidR="00EC0429" w:rsidRPr="004C4C17">
        <w:rPr>
          <w:rFonts w:ascii="CG Omega" w:hAnsi="CG Omega"/>
        </w:rPr>
        <w:t xml:space="preserve"> pour signer, s’il le désire, un avenant de prorogation</w:t>
      </w:r>
      <w:r w:rsidR="005A4024">
        <w:rPr>
          <w:rFonts w:ascii="CG Omega" w:hAnsi="CG Omega"/>
        </w:rPr>
        <w:t xml:space="preserve"> (</w:t>
      </w:r>
      <w:hyperlink r:id="rId50" w:history="1">
        <w:r w:rsidR="00603B56">
          <w:rPr>
            <w:rStyle w:val="Lienhypertexte"/>
            <w:rFonts w:ascii="CG Omega" w:hAnsi="CG Omega"/>
            <w:i/>
          </w:rPr>
          <w:t>Circ. 11 juillet 1986</w:t>
        </w:r>
      </w:hyperlink>
      <w:r w:rsidR="00603B56" w:rsidRPr="00603B56">
        <w:rPr>
          <w:rStyle w:val="Lienhypertexte"/>
          <w:rFonts w:ascii="CG Omega" w:hAnsi="CG Omega"/>
          <w:i/>
        </w:rPr>
        <w:t>, §</w:t>
      </w:r>
      <w:r w:rsidR="005A4024">
        <w:rPr>
          <w:rStyle w:val="Lienhypertexte"/>
          <w:rFonts w:ascii="CG Omega" w:hAnsi="CG Omega"/>
          <w:i/>
        </w:rPr>
        <w:t>40</w:t>
      </w:r>
      <w:r w:rsidR="00B9225A">
        <w:rPr>
          <w:rStyle w:val="Lienhypertexte"/>
          <w:rFonts w:ascii="CG Omega" w:hAnsi="CG Omega"/>
          <w:i/>
        </w:rPr>
        <w:t>, p. 9132 JORF du 24 juillet 1986</w:t>
      </w:r>
      <w:r w:rsidR="005A4024">
        <w:rPr>
          <w:rFonts w:ascii="CG Omega" w:hAnsi="CG Omega"/>
        </w:rPr>
        <w:t>)</w:t>
      </w:r>
      <w:r w:rsidR="00F8503F" w:rsidRPr="004C4C17">
        <w:rPr>
          <w:rFonts w:ascii="CG Omega" w:hAnsi="CG Omega"/>
        </w:rPr>
        <w:t xml:space="preserve">. </w:t>
      </w:r>
      <w:r w:rsidR="00EC0429" w:rsidRPr="004C4C17">
        <w:rPr>
          <w:rFonts w:ascii="CG Omega" w:hAnsi="CG Omega"/>
        </w:rPr>
        <w:t>Cet avenant précise la durée de prorogation, la périodicité et le montant des versements.</w:t>
      </w:r>
      <w:r w:rsidR="005B3F48" w:rsidRPr="004C4C17">
        <w:rPr>
          <w:rFonts w:ascii="CG Omega" w:hAnsi="CG Omega"/>
        </w:rPr>
        <w:t xml:space="preserve"> La </w:t>
      </w:r>
      <w:r w:rsidR="00325FFB" w:rsidRPr="004C4C17">
        <w:rPr>
          <w:rFonts w:ascii="CG Omega" w:hAnsi="CG Omega"/>
        </w:rPr>
        <w:t>durée de prorogation doit nécessairement être prévue en années pleines et ne peut être inférieure à un an (toujours dans la limite d</w:t>
      </w:r>
      <w:r w:rsidR="004F019C">
        <w:rPr>
          <w:rFonts w:ascii="CG Omega" w:hAnsi="CG Omega"/>
        </w:rPr>
        <w:t>’une durée maximale de 10 ans).</w:t>
      </w:r>
    </w:p>
    <w:p w14:paraId="599A586C" w14:textId="1541A97C" w:rsidR="005A4C1D" w:rsidRDefault="003A5643"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4C4C17">
        <w:rPr>
          <w:rFonts w:ascii="CG Omega" w:hAnsi="CG Omega"/>
        </w:rPr>
        <w:t>En cas de prorogation, les dépôts effectués continuent à générer des droits à prêts</w:t>
      </w:r>
      <w:r w:rsidR="008540DD">
        <w:rPr>
          <w:rFonts w:ascii="CG Omega" w:hAnsi="CG Omega"/>
        </w:rPr>
        <w:t xml:space="preserve"> jusqu’à ce que le montant </w:t>
      </w:r>
      <w:r w:rsidRPr="004C4C17">
        <w:rPr>
          <w:rFonts w:ascii="CG Omega" w:hAnsi="CG Omega"/>
        </w:rPr>
        <w:t>maxim</w:t>
      </w:r>
      <w:r w:rsidR="008540DD">
        <w:rPr>
          <w:rFonts w:ascii="CG Omega" w:hAnsi="CG Omega"/>
        </w:rPr>
        <w:t>al</w:t>
      </w:r>
      <w:r w:rsidRPr="004C4C17">
        <w:rPr>
          <w:rFonts w:ascii="CG Omega" w:hAnsi="CG Omega"/>
        </w:rPr>
        <w:t xml:space="preserve"> autorisé (voir </w:t>
      </w:r>
      <w:r w:rsidR="008133C0">
        <w:rPr>
          <w:rFonts w:ascii="CG Omega" w:hAnsi="CG Omega"/>
        </w:rPr>
        <w:fldChar w:fldCharType="begin"/>
      </w:r>
      <w:r w:rsidR="008133C0">
        <w:rPr>
          <w:rFonts w:ascii="CG Omega" w:hAnsi="CG Omega"/>
        </w:rPr>
        <w:instrText xml:space="preserve"> REF _Ref429411829 \r \h </w:instrText>
      </w:r>
      <w:r w:rsidR="008133C0">
        <w:rPr>
          <w:rFonts w:ascii="CG Omega" w:hAnsi="CG Omega"/>
        </w:rPr>
      </w:r>
      <w:r w:rsidR="008133C0">
        <w:rPr>
          <w:rFonts w:ascii="CG Omega" w:hAnsi="CG Omega"/>
        </w:rPr>
        <w:fldChar w:fldCharType="separate"/>
      </w:r>
      <w:r w:rsidR="00975E89">
        <w:rPr>
          <w:rFonts w:ascii="CG Omega" w:hAnsi="CG Omega"/>
        </w:rPr>
        <w:t>2.3</w:t>
      </w:r>
      <w:r w:rsidR="008133C0">
        <w:rPr>
          <w:rFonts w:ascii="CG Omega" w:hAnsi="CG Omega"/>
        </w:rPr>
        <w:fldChar w:fldCharType="end"/>
      </w:r>
      <w:r w:rsidRPr="004C4C17">
        <w:rPr>
          <w:rFonts w:ascii="CG Omega" w:hAnsi="CG Omega"/>
        </w:rPr>
        <w:t>)</w:t>
      </w:r>
      <w:r w:rsidR="008540DD">
        <w:rPr>
          <w:rFonts w:ascii="CG Omega" w:hAnsi="CG Omega"/>
        </w:rPr>
        <w:t xml:space="preserve"> soit atteint</w:t>
      </w:r>
      <w:r w:rsidRPr="004C4C17">
        <w:rPr>
          <w:rFonts w:ascii="CG Omega" w:hAnsi="CG Omega"/>
        </w:rPr>
        <w:t>.</w:t>
      </w:r>
      <w:r w:rsidR="008540DD">
        <w:rPr>
          <w:rFonts w:ascii="CG Omega" w:hAnsi="CG Omega"/>
        </w:rPr>
        <w:t xml:space="preserve"> </w:t>
      </w:r>
      <w:r w:rsidR="0033603A">
        <w:rPr>
          <w:rFonts w:ascii="CG Omega" w:hAnsi="CG Omega"/>
        </w:rPr>
        <w:t>D</w:t>
      </w:r>
      <w:r w:rsidR="005304D9">
        <w:rPr>
          <w:rFonts w:ascii="CG Omega" w:hAnsi="CG Omega"/>
        </w:rPr>
        <w:t>ans ce cas, après la date anniversaire</w:t>
      </w:r>
      <w:r w:rsidR="0033603A">
        <w:rPr>
          <w:rFonts w:ascii="CG Omega" w:hAnsi="CG Omega"/>
        </w:rPr>
        <w:t>,</w:t>
      </w:r>
      <w:r w:rsidR="005304D9">
        <w:rPr>
          <w:rFonts w:ascii="CG Omega" w:hAnsi="CG Omega"/>
        </w:rPr>
        <w:t xml:space="preserve"> </w:t>
      </w:r>
      <w:r w:rsidR="008540DD">
        <w:rPr>
          <w:rFonts w:ascii="CG Omega" w:hAnsi="CG Omega"/>
        </w:rPr>
        <w:t>aucun droit à prêt supplémentaire n’est plus produit mais le PEL continue d’être rémunéré.</w:t>
      </w:r>
    </w:p>
    <w:p w14:paraId="6E030357" w14:textId="77777777" w:rsidR="008A1E67" w:rsidRDefault="008A1E67" w:rsidP="008A1E67">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130FAB0E" w14:textId="77777777" w:rsidR="00F52762" w:rsidRDefault="00F52762" w:rsidP="008A1E67">
      <w:pPr>
        <w:pStyle w:val="Sansinterligne"/>
        <w:ind w:left="0" w:firstLine="0"/>
        <w:rPr>
          <w:rFonts w:ascii="CG Omega" w:hAnsi="CG Omega"/>
        </w:rPr>
      </w:pPr>
    </w:p>
    <w:p w14:paraId="72FCF9AB" w14:textId="77777777" w:rsidR="008A1E67" w:rsidRDefault="008A1E67" w:rsidP="008A1E67">
      <w:pPr>
        <w:pStyle w:val="Sansinterligne"/>
        <w:ind w:left="0" w:firstLine="0"/>
        <w:rPr>
          <w:rFonts w:ascii="CG Omega" w:hAnsi="CG Omega"/>
        </w:rPr>
      </w:pPr>
    </w:p>
    <w:p w14:paraId="07CE202A" w14:textId="77777777" w:rsidR="008A1E67" w:rsidRPr="004C4C17" w:rsidRDefault="008A1E67"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p>
    <w:p w14:paraId="070711B0" w14:textId="406B1A03" w:rsidR="000A2B42" w:rsidRDefault="00D41950"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r>
        <w:rPr>
          <w:rFonts w:ascii="CG Omega" w:hAnsi="CG Omega"/>
        </w:rPr>
        <w:t>Passé l</w:t>
      </w:r>
      <w:r w:rsidR="005B3F48" w:rsidRPr="004C4C17">
        <w:rPr>
          <w:rFonts w:ascii="CG Omega" w:hAnsi="CG Omega"/>
        </w:rPr>
        <w:t>e délai de 6 mois</w:t>
      </w:r>
      <w:r w:rsidR="00F8503F" w:rsidRPr="004C4C17">
        <w:rPr>
          <w:rFonts w:ascii="CG Omega" w:hAnsi="CG Omega"/>
        </w:rPr>
        <w:t xml:space="preserve"> suivant la date d’échéance du plan</w:t>
      </w:r>
      <w:r w:rsidR="0017587B">
        <w:rPr>
          <w:rFonts w:ascii="CG Omega" w:hAnsi="CG Omega"/>
        </w:rPr>
        <w:t xml:space="preserve"> ou au-delà des 10 ans</w:t>
      </w:r>
      <w:r w:rsidR="00BE578C">
        <w:rPr>
          <w:rFonts w:ascii="CG Omega" w:hAnsi="CG Omega"/>
        </w:rPr>
        <w:t xml:space="preserve">, </w:t>
      </w:r>
      <w:r w:rsidR="00F8503F" w:rsidRPr="004C4C17">
        <w:rPr>
          <w:rFonts w:ascii="CG Omega" w:hAnsi="CG Omega"/>
        </w:rPr>
        <w:t xml:space="preserve">la prorogation </w:t>
      </w:r>
      <w:r w:rsidR="005B3F48" w:rsidRPr="004C4C17">
        <w:rPr>
          <w:rFonts w:ascii="CG Omega" w:hAnsi="CG Omega"/>
        </w:rPr>
        <w:t>n’est p</w:t>
      </w:r>
      <w:r w:rsidR="0017587B">
        <w:rPr>
          <w:rFonts w:ascii="CG Omega" w:hAnsi="CG Omega"/>
        </w:rPr>
        <w:t>a</w:t>
      </w:r>
      <w:r w:rsidR="005B3F48" w:rsidRPr="004C4C17">
        <w:rPr>
          <w:rFonts w:ascii="CG Omega" w:hAnsi="CG Omega"/>
        </w:rPr>
        <w:t>s admise.</w:t>
      </w:r>
      <w:r w:rsidR="00E8307A" w:rsidRPr="004C4C17">
        <w:rPr>
          <w:rFonts w:ascii="CG Omega" w:hAnsi="CG Omega"/>
        </w:rPr>
        <w:t xml:space="preserve"> L’épargne rest</w:t>
      </w:r>
      <w:r w:rsidR="00396E88">
        <w:rPr>
          <w:rFonts w:ascii="CG Omega" w:hAnsi="CG Omega"/>
        </w:rPr>
        <w:t xml:space="preserve">e rémunérée au taux contractuel </w:t>
      </w:r>
      <w:r w:rsidR="00E8307A" w:rsidRPr="004C4C17">
        <w:rPr>
          <w:rFonts w:ascii="CG Omega" w:hAnsi="CG Omega"/>
        </w:rPr>
        <w:t>entre la date d’échéance du plan et celle du retrait des fonds</w:t>
      </w:r>
      <w:r w:rsidR="00C062D2">
        <w:rPr>
          <w:rFonts w:ascii="CG Omega" w:hAnsi="CG Omega"/>
        </w:rPr>
        <w:t xml:space="preserve"> </w:t>
      </w:r>
      <w:r w:rsidR="00C062D2" w:rsidRPr="0033603A">
        <w:rPr>
          <w:rFonts w:ascii="CG Omega" w:hAnsi="CG Omega"/>
        </w:rPr>
        <w:t>(dans la limite maximale de 5 ans après l’échéance du PEL, pour les PEL ouverts depuis le 01/03/2011),</w:t>
      </w:r>
      <w:r w:rsidR="00E8307A" w:rsidRPr="0033603A">
        <w:rPr>
          <w:rFonts w:ascii="CG Omega" w:hAnsi="CG Omega"/>
        </w:rPr>
        <w:t xml:space="preserve"> sans</w:t>
      </w:r>
      <w:r w:rsidR="00E8307A" w:rsidRPr="004C4C17">
        <w:rPr>
          <w:rFonts w:ascii="CG Omega" w:hAnsi="CG Omega"/>
        </w:rPr>
        <w:t xml:space="preserve"> que ces intérêts entrent dans le décompte de ceux ouvrant droit à prêt.</w:t>
      </w:r>
    </w:p>
    <w:p w14:paraId="3074C47F" w14:textId="21E9E397" w:rsidR="00AA1BB9" w:rsidRDefault="00595302"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r>
        <w:rPr>
          <w:rFonts w:ascii="CG Omega" w:hAnsi="CG Omega"/>
        </w:rPr>
        <w:t>Pour les PEL ouverts à compter du 1</w:t>
      </w:r>
      <w:r w:rsidRPr="00595302">
        <w:rPr>
          <w:rFonts w:ascii="CG Omega" w:hAnsi="CG Omega"/>
          <w:vertAlign w:val="superscript"/>
        </w:rPr>
        <w:t>er</w:t>
      </w:r>
      <w:r>
        <w:rPr>
          <w:rFonts w:ascii="CG Omega" w:hAnsi="CG Omega"/>
        </w:rPr>
        <w:t xml:space="preserve"> mars 2016, la prorogation par avenant en application de </w:t>
      </w:r>
      <w:hyperlink r:id="rId51" w:history="1">
        <w:r w:rsidRPr="00595302">
          <w:rPr>
            <w:rStyle w:val="Lienhypertexte"/>
            <w:rFonts w:ascii="CG Omega" w:hAnsi="CG Omega"/>
          </w:rPr>
          <w:t>l’article R. 315-28</w:t>
        </w:r>
      </w:hyperlink>
      <w:r>
        <w:rPr>
          <w:rFonts w:ascii="CG Omega" w:hAnsi="CG Omega"/>
        </w:rPr>
        <w:t xml:space="preserve"> ne </w:t>
      </w:r>
      <w:r w:rsidR="00D45A11">
        <w:rPr>
          <w:rFonts w:ascii="CG Omega" w:hAnsi="CG Omega"/>
        </w:rPr>
        <w:t>peut</w:t>
      </w:r>
      <w:r>
        <w:rPr>
          <w:rFonts w:ascii="CG Omega" w:hAnsi="CG Omega"/>
        </w:rPr>
        <w:t xml:space="preserve"> intervenir au-delà de la date anniversaire du plan (</w:t>
      </w:r>
      <w:hyperlink r:id="rId52" w:history="1">
        <w:r w:rsidRPr="00595302">
          <w:rPr>
            <w:rStyle w:val="Lienhypertexte"/>
            <w:rFonts w:ascii="CG Omega" w:hAnsi="CG Omega"/>
            <w:i/>
          </w:rPr>
          <w:t>Arr. 10 février 2016, art. 2</w:t>
        </w:r>
      </w:hyperlink>
      <w:r>
        <w:rPr>
          <w:rFonts w:ascii="CG Omega" w:hAnsi="CG Omega"/>
        </w:rPr>
        <w:t xml:space="preserve">). </w:t>
      </w:r>
      <w:r w:rsidR="00803A9F">
        <w:rPr>
          <w:rFonts w:ascii="CG Omega" w:hAnsi="CG Omega"/>
        </w:rPr>
        <w:t>Cette disposition est applicable à compter du 1</w:t>
      </w:r>
      <w:r w:rsidR="00803A9F" w:rsidRPr="00803A9F">
        <w:rPr>
          <w:rFonts w:ascii="CG Omega" w:hAnsi="CG Omega"/>
          <w:vertAlign w:val="superscript"/>
        </w:rPr>
        <w:t>er</w:t>
      </w:r>
      <w:r w:rsidR="00803A9F">
        <w:rPr>
          <w:rFonts w:ascii="CG Omega" w:hAnsi="CG Omega"/>
        </w:rPr>
        <w:t xml:space="preserve"> juillet 2016 aux PEL souscrits antérieurement au 1</w:t>
      </w:r>
      <w:r w:rsidR="00803A9F" w:rsidRPr="00803A9F">
        <w:rPr>
          <w:rFonts w:ascii="CG Omega" w:hAnsi="CG Omega"/>
          <w:vertAlign w:val="superscript"/>
        </w:rPr>
        <w:t>er</w:t>
      </w:r>
      <w:r w:rsidR="00803A9F">
        <w:rPr>
          <w:rFonts w:ascii="CG Omega" w:hAnsi="CG Omega"/>
        </w:rPr>
        <w:t xml:space="preserve"> mars 2016.</w:t>
      </w:r>
    </w:p>
    <w:p w14:paraId="5D3DBDCB" w14:textId="77777777" w:rsidR="0036362B" w:rsidRDefault="0036362B"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p>
    <w:p w14:paraId="1B300E64" w14:textId="77777777" w:rsidR="00AA1BB9" w:rsidRDefault="00AA1BB9"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r>
        <w:rPr>
          <w:rFonts w:ascii="CG Omega" w:hAnsi="CG Omega"/>
        </w:rPr>
        <w:t xml:space="preserve">Outre la suppression du délai de 6 mois, </w:t>
      </w:r>
      <w:hyperlink r:id="rId53" w:history="1">
        <w:r w:rsidRPr="00AA1BB9">
          <w:rPr>
            <w:rStyle w:val="Lienhypertexte"/>
            <w:rFonts w:ascii="CG Omega" w:hAnsi="CG Omega"/>
          </w:rPr>
          <w:t>l’arrêté du 10 février 2016</w:t>
        </w:r>
      </w:hyperlink>
      <w:r>
        <w:rPr>
          <w:rFonts w:ascii="CG Omega" w:hAnsi="CG Omega"/>
        </w:rPr>
        <w:t xml:space="preserve"> introduit la prorogation tacite des PEL. </w:t>
      </w:r>
    </w:p>
    <w:p w14:paraId="27B06686" w14:textId="1DA4C5A8" w:rsidR="00161241" w:rsidRDefault="00AA1BB9"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r>
        <w:rPr>
          <w:rFonts w:ascii="CG Omega" w:hAnsi="CG Omega"/>
        </w:rPr>
        <w:t>Pour les PEL ouverts à compter du 1</w:t>
      </w:r>
      <w:r w:rsidRPr="00AA1BB9">
        <w:rPr>
          <w:rFonts w:ascii="CG Omega" w:hAnsi="CG Omega"/>
          <w:vertAlign w:val="superscript"/>
        </w:rPr>
        <w:t>er</w:t>
      </w:r>
      <w:r>
        <w:rPr>
          <w:rFonts w:ascii="CG Omega" w:hAnsi="CG Omega"/>
        </w:rPr>
        <w:t xml:space="preserve"> mars 2016, le contrat de plan d’épargne-logement devra comporter une clause de prorogation tacite annuelle. A compter de l’année de l’échéance contractuelle du plan, l’établissement de crédit devra informer, par écrit, sur support papier ou durable, chaque année le titulaire au moins un mois avant la date anniversaire du plan de la prorogation de ce dernier. La prorogation du plan intervient sauf décision expresse contraire notifiée par le titulaire (article 1</w:t>
      </w:r>
      <w:r w:rsidRPr="00AA1BB9">
        <w:rPr>
          <w:rFonts w:ascii="CG Omega" w:hAnsi="CG Omega"/>
          <w:vertAlign w:val="superscript"/>
        </w:rPr>
        <w:t>er</w:t>
      </w:r>
      <w:r>
        <w:rPr>
          <w:rFonts w:ascii="CG Omega" w:hAnsi="CG Omega"/>
        </w:rPr>
        <w:t xml:space="preserve"> alinéa 1).</w:t>
      </w:r>
    </w:p>
    <w:p w14:paraId="553F81C4" w14:textId="7A784EB0" w:rsidR="00AA1BB9" w:rsidRDefault="00ED7F60"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r>
        <w:rPr>
          <w:rFonts w:ascii="CG Omega" w:hAnsi="CG Omega"/>
        </w:rPr>
        <w:t xml:space="preserve">Le principe de la prorogation tacite annuelle à l’échéance s’applique également </w:t>
      </w:r>
      <w:r w:rsidR="008112B9">
        <w:rPr>
          <w:rFonts w:ascii="CG Omega" w:hAnsi="CG Omega"/>
        </w:rPr>
        <w:t>à compter du 1</w:t>
      </w:r>
      <w:r w:rsidR="008112B9" w:rsidRPr="0069224D">
        <w:rPr>
          <w:rFonts w:ascii="CG Omega" w:hAnsi="CG Omega"/>
          <w:vertAlign w:val="superscript"/>
        </w:rPr>
        <w:t>er</w:t>
      </w:r>
      <w:r w:rsidR="008112B9">
        <w:rPr>
          <w:rFonts w:ascii="CG Omega" w:hAnsi="CG Omega"/>
        </w:rPr>
        <w:t xml:space="preserve"> juillet 2016 </w:t>
      </w:r>
      <w:r>
        <w:rPr>
          <w:rFonts w:ascii="CG Omega" w:hAnsi="CG Omega"/>
        </w:rPr>
        <w:t>aux contrats de plan d’épargne-logement ouverts avant le 1</w:t>
      </w:r>
      <w:r w:rsidRPr="00ED7F60">
        <w:rPr>
          <w:rFonts w:ascii="CG Omega" w:hAnsi="CG Omega"/>
          <w:vertAlign w:val="superscript"/>
        </w:rPr>
        <w:t>er</w:t>
      </w:r>
      <w:r>
        <w:rPr>
          <w:rFonts w:ascii="CG Omega" w:hAnsi="CG Omega"/>
        </w:rPr>
        <w:t xml:space="preserve"> mars 2016 et pouvant encore être prorogés. L</w:t>
      </w:r>
      <w:r w:rsidR="0069224D">
        <w:rPr>
          <w:rFonts w:ascii="CG Omega" w:hAnsi="CG Omega"/>
        </w:rPr>
        <w:t>a</w:t>
      </w:r>
      <w:r>
        <w:rPr>
          <w:rFonts w:ascii="CG Omega" w:hAnsi="CG Omega"/>
        </w:rPr>
        <w:t xml:space="preserve"> banque informer</w:t>
      </w:r>
      <w:r w:rsidR="0069224D">
        <w:rPr>
          <w:rFonts w:ascii="CG Omega" w:hAnsi="CG Omega"/>
        </w:rPr>
        <w:t>a</w:t>
      </w:r>
      <w:r>
        <w:rPr>
          <w:rFonts w:ascii="CG Omega" w:hAnsi="CG Omega"/>
        </w:rPr>
        <w:t xml:space="preserve"> le titulaire de l’application</w:t>
      </w:r>
      <w:r w:rsidR="0069224D">
        <w:rPr>
          <w:rFonts w:ascii="CG Omega" w:hAnsi="CG Omega"/>
        </w:rPr>
        <w:t xml:space="preserve"> </w:t>
      </w:r>
      <w:r>
        <w:rPr>
          <w:rFonts w:ascii="CG Omega" w:hAnsi="CG Omega"/>
        </w:rPr>
        <w:t>de ces nouvelles dispositions</w:t>
      </w:r>
      <w:r w:rsidR="0069224D">
        <w:rPr>
          <w:rFonts w:ascii="CG Omega" w:hAnsi="CG Omega"/>
        </w:rPr>
        <w:t xml:space="preserve"> </w:t>
      </w:r>
      <w:r>
        <w:rPr>
          <w:rFonts w:ascii="CG Omega" w:hAnsi="CG Omega"/>
        </w:rPr>
        <w:t xml:space="preserve">à </w:t>
      </w:r>
      <w:r w:rsidR="0069224D">
        <w:rPr>
          <w:rFonts w:ascii="CG Omega" w:hAnsi="CG Omega"/>
        </w:rPr>
        <w:t>son</w:t>
      </w:r>
      <w:r>
        <w:rPr>
          <w:rFonts w:ascii="CG Omega" w:hAnsi="CG Omega"/>
        </w:rPr>
        <w:t xml:space="preserve"> contrat</w:t>
      </w:r>
      <w:r w:rsidR="0069224D">
        <w:rPr>
          <w:rFonts w:ascii="CG Omega" w:hAnsi="CG Omega"/>
        </w:rPr>
        <w:t xml:space="preserve"> (article 1</w:t>
      </w:r>
      <w:r w:rsidR="0069224D" w:rsidRPr="0069224D">
        <w:rPr>
          <w:rFonts w:ascii="CG Omega" w:hAnsi="CG Omega"/>
          <w:vertAlign w:val="superscript"/>
        </w:rPr>
        <w:t>er</w:t>
      </w:r>
      <w:r w:rsidR="0069224D">
        <w:rPr>
          <w:rFonts w:ascii="CG Omega" w:hAnsi="CG Omega"/>
        </w:rPr>
        <w:t xml:space="preserve"> alinéa 2)</w:t>
      </w:r>
      <w:r>
        <w:rPr>
          <w:rFonts w:ascii="CG Omega" w:hAnsi="CG Omega"/>
        </w:rPr>
        <w:t>.</w:t>
      </w:r>
      <w:r w:rsidR="0069224D">
        <w:rPr>
          <w:rFonts w:ascii="CG Omega" w:hAnsi="CG Omega"/>
        </w:rPr>
        <w:t xml:space="preserve"> </w:t>
      </w:r>
    </w:p>
    <w:p w14:paraId="12C314A9" w14:textId="3399C0C7" w:rsidR="00AA1BB9" w:rsidRPr="00595302" w:rsidRDefault="00845204"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r>
        <w:rPr>
          <w:rFonts w:ascii="CG Omega" w:hAnsi="CG Omega"/>
        </w:rPr>
        <w:t>Quelle que soit la date de souscription du PEL, le titulaire devra notifier sa décision de non-prorogation tacite de son plan au plus tard cinq jours ouvrés avant la date anniversaire de son plan (article 2).</w:t>
      </w:r>
    </w:p>
    <w:p w14:paraId="2EB305C5" w14:textId="762A5A36" w:rsidR="007204CA" w:rsidRDefault="00482307"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r w:rsidRPr="00482307">
        <w:rPr>
          <w:rFonts w:ascii="CG Omega" w:hAnsi="CG Omega"/>
        </w:rPr>
        <w:t>Lorsque le plafond des dépôts est atteint avant une des échéances du contrat, la rémunération au taux plein (prime incluse) est servie à l’épargnant jusqu’à l’atteinte du plafond de prime ou jusqu’à ladite échéance.</w:t>
      </w:r>
      <w:r>
        <w:rPr>
          <w:rFonts w:ascii="CG Omega" w:hAnsi="CG Omega"/>
        </w:rPr>
        <w:t xml:space="preserve"> </w:t>
      </w:r>
    </w:p>
    <w:p w14:paraId="3233D585" w14:textId="77777777" w:rsidR="005A4024" w:rsidRPr="004C4C17" w:rsidRDefault="005A4024" w:rsidP="008A1E67">
      <w:pPr>
        <w:pStyle w:val="Sansinterligne"/>
        <w:pBdr>
          <w:top w:val="thinThickLargeGap" w:sz="24" w:space="1" w:color="auto"/>
          <w:left w:val="thinThickLargeGap" w:sz="24" w:space="4" w:color="auto"/>
          <w:bottom w:val="thinThickLargeGap" w:sz="24" w:space="1" w:color="auto"/>
          <w:right w:val="thickThinLargeGap" w:sz="24" w:space="4" w:color="auto"/>
        </w:pBdr>
        <w:ind w:left="0" w:firstLine="0"/>
        <w:rPr>
          <w:rFonts w:ascii="CG Omega" w:hAnsi="CG Omega"/>
        </w:rPr>
      </w:pPr>
    </w:p>
    <w:p w14:paraId="24F120F9" w14:textId="77777777" w:rsidR="00C633F6" w:rsidRPr="004C4C17" w:rsidRDefault="00C633F6" w:rsidP="00396E88">
      <w:pPr>
        <w:pStyle w:val="Sansinterligne"/>
        <w:ind w:left="0" w:firstLine="0"/>
        <w:rPr>
          <w:rFonts w:ascii="CG Omega" w:hAnsi="CG Omega"/>
        </w:rPr>
      </w:pPr>
    </w:p>
    <w:p w14:paraId="518AB218" w14:textId="77777777" w:rsidR="007A67F3" w:rsidRPr="004C4C17" w:rsidRDefault="007A67F3" w:rsidP="002D4D51">
      <w:pPr>
        <w:pStyle w:val="Sansinterligne"/>
        <w:ind w:left="0" w:firstLine="0"/>
        <w:rPr>
          <w:rFonts w:ascii="CG Omega" w:hAnsi="CG Omega"/>
        </w:rPr>
      </w:pPr>
    </w:p>
    <w:p w14:paraId="50DF210E" w14:textId="77777777" w:rsidR="00B243A5" w:rsidRPr="0024438B" w:rsidRDefault="00B243A5" w:rsidP="00CF0842">
      <w:pPr>
        <w:pStyle w:val="Titre2"/>
        <w:keepNext w:val="0"/>
        <w:numPr>
          <w:ilvl w:val="0"/>
          <w:numId w:val="17"/>
        </w:numPr>
      </w:pPr>
      <w:bookmarkStart w:id="38" w:name="_Toc394930620"/>
      <w:bookmarkStart w:id="39" w:name="_Toc394930677"/>
      <w:bookmarkStart w:id="40" w:name="_Toc63177990"/>
      <w:r w:rsidRPr="0024438B">
        <w:t>Rémunération</w:t>
      </w:r>
      <w:r w:rsidR="00F4751C" w:rsidRPr="0024438B">
        <w:t xml:space="preserve"> de l’épargne</w:t>
      </w:r>
      <w:bookmarkEnd w:id="38"/>
      <w:bookmarkEnd w:id="39"/>
      <w:bookmarkEnd w:id="40"/>
    </w:p>
    <w:p w14:paraId="1B03E3DD" w14:textId="77777777" w:rsidR="007B1365" w:rsidRPr="004C4C17" w:rsidRDefault="007B1365" w:rsidP="00CF0842">
      <w:pPr>
        <w:pStyle w:val="Sansinterligne"/>
        <w:rPr>
          <w:rFonts w:ascii="CG Omega" w:hAnsi="CG Omega"/>
        </w:rPr>
      </w:pPr>
    </w:p>
    <w:p w14:paraId="7F495D96" w14:textId="58980535" w:rsidR="00F4751C" w:rsidRDefault="00D41950" w:rsidP="00CF0842">
      <w:pPr>
        <w:pStyle w:val="Sansinterligne"/>
        <w:numPr>
          <w:ilvl w:val="0"/>
          <w:numId w:val="9"/>
        </w:numPr>
        <w:pBdr>
          <w:top w:val="single" w:sz="4" w:space="1" w:color="auto"/>
          <w:left w:val="single" w:sz="4" w:space="4" w:color="auto"/>
          <w:bottom w:val="single" w:sz="4" w:space="1" w:color="auto"/>
          <w:right w:val="single" w:sz="4" w:space="4" w:color="auto"/>
        </w:pBdr>
        <w:ind w:left="0" w:firstLine="360"/>
        <w:rPr>
          <w:rFonts w:ascii="CG Omega" w:hAnsi="CG Omega"/>
        </w:rPr>
      </w:pPr>
      <w:r w:rsidRPr="00110B1B">
        <w:rPr>
          <w:rFonts w:ascii="CG Omega" w:hAnsi="CG Omega"/>
          <w:b/>
        </w:rPr>
        <w:t>CEL</w:t>
      </w:r>
      <w:r>
        <w:rPr>
          <w:rFonts w:ascii="CG Omega" w:hAnsi="CG Omega"/>
        </w:rPr>
        <w:t xml:space="preserve"> : </w:t>
      </w:r>
      <w:r w:rsidR="00F4751C" w:rsidRPr="004C4C17">
        <w:rPr>
          <w:rFonts w:ascii="CG Omega" w:hAnsi="CG Omega"/>
        </w:rPr>
        <w:t xml:space="preserve">Les sommes inscrites </w:t>
      </w:r>
      <w:r w:rsidR="008D770C">
        <w:rPr>
          <w:rFonts w:ascii="CG Omega" w:hAnsi="CG Omega"/>
        </w:rPr>
        <w:t>sur les</w:t>
      </w:r>
      <w:r w:rsidR="008D770C" w:rsidRPr="004C4C17">
        <w:rPr>
          <w:rFonts w:ascii="CG Omega" w:hAnsi="CG Omega"/>
        </w:rPr>
        <w:t xml:space="preserve"> </w:t>
      </w:r>
      <w:r w:rsidR="00F4751C" w:rsidRPr="004C4C17">
        <w:rPr>
          <w:rFonts w:ascii="CG Omega" w:hAnsi="CG Omega"/>
        </w:rPr>
        <w:t xml:space="preserve">comptes d’épargne-logement portent intérêt, à un taux fixé par arrêté </w:t>
      </w:r>
      <w:r w:rsidR="000312CF">
        <w:rPr>
          <w:rFonts w:ascii="CG Omega" w:hAnsi="CG Omega"/>
        </w:rPr>
        <w:t>inter</w:t>
      </w:r>
      <w:r w:rsidR="00F4751C" w:rsidRPr="004C4C17">
        <w:rPr>
          <w:rFonts w:ascii="CG Omega" w:hAnsi="CG Omega"/>
        </w:rPr>
        <w:t>ministériel</w:t>
      </w:r>
      <w:r w:rsidR="00660E48" w:rsidRPr="004C4C17">
        <w:rPr>
          <w:rFonts w:ascii="CG Omega" w:hAnsi="CG Omega"/>
        </w:rPr>
        <w:t xml:space="preserve"> (</w:t>
      </w:r>
      <w:hyperlink r:id="rId54" w:history="1">
        <w:r w:rsidR="00660E48" w:rsidRPr="00A41B36">
          <w:rPr>
            <w:rStyle w:val="Lienhypertexte"/>
            <w:rFonts w:ascii="CG Omega" w:hAnsi="CG Omega"/>
            <w:i/>
          </w:rPr>
          <w:t>CCH, art. R.</w:t>
        </w:r>
        <w:r w:rsidR="00A41B36" w:rsidRPr="00A41B36">
          <w:rPr>
            <w:rStyle w:val="Lienhypertexte"/>
            <w:rFonts w:ascii="CG Omega" w:hAnsi="CG Omega"/>
            <w:i/>
          </w:rPr>
          <w:t xml:space="preserve"> </w:t>
        </w:r>
        <w:r w:rsidR="00660E48" w:rsidRPr="00A41B36">
          <w:rPr>
            <w:rStyle w:val="Lienhypertexte"/>
            <w:rFonts w:ascii="CG Omega" w:hAnsi="CG Omega"/>
            <w:i/>
          </w:rPr>
          <w:t>315-2, al. 1</w:t>
        </w:r>
      </w:hyperlink>
      <w:r w:rsidR="00660E48" w:rsidRPr="004C4C17">
        <w:rPr>
          <w:rFonts w:ascii="CG Omega" w:hAnsi="CG Omega"/>
        </w:rPr>
        <w:t>)</w:t>
      </w:r>
      <w:r w:rsidR="00F4751C" w:rsidRPr="004C4C17">
        <w:rPr>
          <w:rFonts w:ascii="CG Omega" w:hAnsi="CG Omega"/>
        </w:rPr>
        <w:t>. Au 31 décembre de chaque année, l’intérêt s’ajoute au capital et devient lui-même productif d’intérêt</w:t>
      </w:r>
      <w:r w:rsidR="00660E48" w:rsidRPr="004C4C17">
        <w:rPr>
          <w:rFonts w:ascii="CG Omega" w:hAnsi="CG Omega"/>
        </w:rPr>
        <w:t xml:space="preserve"> (</w:t>
      </w:r>
      <w:hyperlink r:id="rId55" w:history="1">
        <w:r w:rsidR="00660E48" w:rsidRPr="00A41B36">
          <w:rPr>
            <w:rStyle w:val="Lienhypertexte"/>
            <w:rFonts w:ascii="CG Omega" w:hAnsi="CG Omega"/>
            <w:i/>
          </w:rPr>
          <w:t>CCH, art. R.</w:t>
        </w:r>
        <w:r w:rsidR="00A41B36" w:rsidRPr="00A41B36">
          <w:rPr>
            <w:rStyle w:val="Lienhypertexte"/>
            <w:rFonts w:ascii="CG Omega" w:hAnsi="CG Omega"/>
            <w:i/>
          </w:rPr>
          <w:t xml:space="preserve"> </w:t>
        </w:r>
        <w:r w:rsidR="00660E48" w:rsidRPr="00A41B36">
          <w:rPr>
            <w:rStyle w:val="Lienhypertexte"/>
            <w:rFonts w:ascii="CG Omega" w:hAnsi="CG Omega"/>
            <w:i/>
          </w:rPr>
          <w:t>315-2, al. 2</w:t>
        </w:r>
      </w:hyperlink>
      <w:r w:rsidR="00660E48" w:rsidRPr="004C4C17">
        <w:rPr>
          <w:rFonts w:ascii="CG Omega" w:hAnsi="CG Omega"/>
        </w:rPr>
        <w:t>)</w:t>
      </w:r>
      <w:r w:rsidR="00F4751C" w:rsidRPr="004C4C17">
        <w:rPr>
          <w:rFonts w:ascii="CG Omega" w:hAnsi="CG Omega"/>
        </w:rPr>
        <w:t>.</w:t>
      </w:r>
    </w:p>
    <w:p w14:paraId="3C984E8F" w14:textId="77777777" w:rsidR="00474E5D" w:rsidRDefault="00474E5D" w:rsidP="008A1E67">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3A0AA296" w14:textId="3DEC311F" w:rsidR="003B4D56" w:rsidRDefault="00A63A89" w:rsidP="008A1E67">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 xml:space="preserve">Les intérêts sont calculés au taux indiqué pour la période considérée, quelle que soit la date d’ouverture du CEL. </w:t>
      </w:r>
      <w:r w:rsidR="002006E3">
        <w:rPr>
          <w:rFonts w:ascii="CG Omega" w:hAnsi="CG Omega"/>
        </w:rPr>
        <w:t xml:space="preserve">Il n’existe aucun texte législatif ou réglementaire imposant aux établissements </w:t>
      </w:r>
      <w:r w:rsidR="008D770C">
        <w:rPr>
          <w:rFonts w:ascii="CG Omega" w:hAnsi="CG Omega"/>
        </w:rPr>
        <w:t xml:space="preserve">bancaires </w:t>
      </w:r>
      <w:r w:rsidR="002006E3">
        <w:rPr>
          <w:rFonts w:ascii="CG Omega" w:hAnsi="CG Omega"/>
        </w:rPr>
        <w:t>un mode de calcul particulier des intérêts. Il est toutefois d’usage d’utiliser, comme sur tout livret d’épargne réglementé, le décompte</w:t>
      </w:r>
      <w:r w:rsidR="003B4D56" w:rsidRPr="004C4C17">
        <w:rPr>
          <w:rFonts w:ascii="CG Omega" w:hAnsi="CG Omega"/>
        </w:rPr>
        <w:t xml:space="preserve"> par quinzaine (période de 15 jours).</w:t>
      </w:r>
      <w:r w:rsidR="00472E3A">
        <w:rPr>
          <w:rFonts w:ascii="CG Omega" w:hAnsi="CG Omega"/>
        </w:rPr>
        <w:t xml:space="preserve"> Les intérêts doivent être portés de manière explicite à la connaissance du souscripteur du compte (</w:t>
      </w:r>
      <w:hyperlink r:id="rId56" w:history="1">
        <w:r w:rsidR="00472E3A" w:rsidRPr="00656CA2">
          <w:rPr>
            <w:rStyle w:val="Lienhypertexte"/>
            <w:rFonts w:ascii="CG Omega" w:hAnsi="CG Omega"/>
            <w:i/>
          </w:rPr>
          <w:t>Circ. 11 juillet 1986</w:t>
        </w:r>
        <w:r w:rsidR="00656CA2" w:rsidRPr="00656CA2">
          <w:rPr>
            <w:rStyle w:val="Lienhypertexte"/>
            <w:rFonts w:ascii="CG Omega" w:hAnsi="CG Omega"/>
            <w:i/>
          </w:rPr>
          <w:t>, §4</w:t>
        </w:r>
      </w:hyperlink>
      <w:r w:rsidR="00DD0344">
        <w:rPr>
          <w:rStyle w:val="Lienhypertexte"/>
          <w:rFonts w:ascii="CG Omega" w:hAnsi="CG Omega"/>
          <w:i/>
        </w:rPr>
        <w:t>, p. 91</w:t>
      </w:r>
      <w:r w:rsidR="007B27F2">
        <w:rPr>
          <w:rStyle w:val="Lienhypertexte"/>
          <w:rFonts w:ascii="CG Omega" w:hAnsi="CG Omega"/>
          <w:i/>
        </w:rPr>
        <w:t>30</w:t>
      </w:r>
      <w:r w:rsidR="00DD0344">
        <w:rPr>
          <w:rStyle w:val="Lienhypertexte"/>
          <w:rFonts w:ascii="CG Omega" w:hAnsi="CG Omega"/>
          <w:i/>
        </w:rPr>
        <w:t xml:space="preserve"> JORF du 24 juillet 1986</w:t>
      </w:r>
      <w:r w:rsidR="00472E3A">
        <w:rPr>
          <w:rFonts w:ascii="CG Omega" w:hAnsi="CG Omega"/>
        </w:rPr>
        <w:t>).</w:t>
      </w:r>
    </w:p>
    <w:p w14:paraId="330C9752" w14:textId="77777777" w:rsidR="008A1E67" w:rsidRPr="004C4C17" w:rsidRDefault="008A1E67" w:rsidP="008A1E67">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450C17C7" w14:textId="77777777" w:rsidR="00F4751C" w:rsidRDefault="00F4751C" w:rsidP="008A1E67">
      <w:pPr>
        <w:pStyle w:val="Sansinterligne"/>
        <w:pBdr>
          <w:bottom w:val="single" w:sz="4" w:space="1" w:color="auto"/>
        </w:pBdr>
        <w:ind w:left="0" w:firstLine="0"/>
        <w:rPr>
          <w:rFonts w:ascii="CG Omega" w:hAnsi="CG Omega"/>
        </w:rPr>
      </w:pPr>
    </w:p>
    <w:p w14:paraId="04A401F1" w14:textId="77777777" w:rsidR="008A1E67" w:rsidRDefault="008A1E67" w:rsidP="008A1E67">
      <w:pPr>
        <w:pStyle w:val="Sansinterligne"/>
        <w:pBdr>
          <w:bottom w:val="single" w:sz="4" w:space="1" w:color="auto"/>
        </w:pBdr>
        <w:ind w:left="0" w:firstLine="0"/>
        <w:rPr>
          <w:rFonts w:ascii="CG Omega" w:hAnsi="CG Omega"/>
        </w:rPr>
      </w:pPr>
    </w:p>
    <w:p w14:paraId="22EB2C3B" w14:textId="77777777" w:rsidR="008A1E67" w:rsidRDefault="008A1E67" w:rsidP="008A1E67">
      <w:pPr>
        <w:pStyle w:val="Sansinterligne"/>
        <w:pBdr>
          <w:bottom w:val="single" w:sz="4" w:space="1" w:color="auto"/>
        </w:pBdr>
        <w:ind w:left="0" w:firstLine="0"/>
        <w:rPr>
          <w:rFonts w:ascii="CG Omega" w:hAnsi="CG Omega"/>
        </w:rPr>
      </w:pPr>
    </w:p>
    <w:p w14:paraId="679BD483" w14:textId="77777777" w:rsidR="008A1E67" w:rsidRDefault="008A1E67" w:rsidP="008A1E67">
      <w:pPr>
        <w:pStyle w:val="Sansinterligne"/>
        <w:pBdr>
          <w:bottom w:val="single" w:sz="4" w:space="1" w:color="auto"/>
        </w:pBdr>
        <w:ind w:left="0" w:firstLine="0"/>
        <w:rPr>
          <w:rFonts w:ascii="CG Omega" w:hAnsi="CG Omega"/>
        </w:rPr>
      </w:pPr>
    </w:p>
    <w:p w14:paraId="60349767" w14:textId="77777777" w:rsidR="008A1E67" w:rsidRPr="004C4C17" w:rsidRDefault="008A1E67" w:rsidP="008A1E67">
      <w:pPr>
        <w:pStyle w:val="Sansinterligne"/>
        <w:pBdr>
          <w:bottom w:val="single" w:sz="4" w:space="1" w:color="auto"/>
        </w:pBdr>
        <w:ind w:left="0" w:firstLine="0"/>
        <w:rPr>
          <w:rFonts w:ascii="CG Omega" w:hAnsi="CG Omega"/>
        </w:rPr>
      </w:pPr>
    </w:p>
    <w:p w14:paraId="7BF90B79" w14:textId="6F0644D0" w:rsidR="00F4751C" w:rsidRPr="004C4C17" w:rsidRDefault="00F4751C" w:rsidP="008A1E67">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sidRPr="008D34B3">
        <w:rPr>
          <w:rFonts w:ascii="CG Omega" w:hAnsi="CG Omega"/>
          <w:u w:val="single"/>
        </w:rPr>
        <w:t>Depuis le 1</w:t>
      </w:r>
      <w:r w:rsidRPr="008D34B3">
        <w:rPr>
          <w:rFonts w:ascii="CG Omega" w:hAnsi="CG Omega"/>
          <w:u w:val="single"/>
          <w:vertAlign w:val="superscript"/>
        </w:rPr>
        <w:t>er</w:t>
      </w:r>
      <w:r w:rsidRPr="008D34B3">
        <w:rPr>
          <w:rFonts w:ascii="CG Omega" w:hAnsi="CG Omega"/>
          <w:u w:val="single"/>
        </w:rPr>
        <w:t xml:space="preserve"> juillet 2004, le taux de rémunération du CEL suit automatiquement le taux de rémunération du livret A</w:t>
      </w:r>
      <w:r w:rsidR="00472E3A">
        <w:rPr>
          <w:rFonts w:ascii="CG Omega" w:hAnsi="CG Omega"/>
        </w:rPr>
        <w:t xml:space="preserve">. En effet, le taux du CEL, hors prime d’Etat, est égal aux 2/3 du taux </w:t>
      </w:r>
      <w:r w:rsidR="001266C5">
        <w:rPr>
          <w:rFonts w:ascii="CG Omega" w:hAnsi="CG Omega"/>
        </w:rPr>
        <w:t xml:space="preserve">du </w:t>
      </w:r>
      <w:r w:rsidR="00472E3A">
        <w:rPr>
          <w:rFonts w:ascii="CG Omega" w:hAnsi="CG Omega"/>
        </w:rPr>
        <w:t xml:space="preserve">livret A avec arrondi au quart de point le plus proche ou à défaut au quart de point supérieur, soit </w:t>
      </w:r>
      <w:r w:rsidR="00472E3A" w:rsidRPr="00472E3A">
        <w:rPr>
          <w:rFonts w:ascii="CG Omega" w:hAnsi="CG Omega"/>
          <w:b/>
        </w:rPr>
        <w:t>0,75</w:t>
      </w:r>
      <w:r w:rsidR="003A1664">
        <w:rPr>
          <w:rFonts w:ascii="CG Omega" w:hAnsi="CG Omega"/>
          <w:b/>
        </w:rPr>
        <w:t> </w:t>
      </w:r>
      <w:r w:rsidR="00472E3A" w:rsidRPr="00472E3A">
        <w:rPr>
          <w:rFonts w:ascii="CG Omega" w:hAnsi="CG Omega"/>
          <w:b/>
        </w:rPr>
        <w:t>%</w:t>
      </w:r>
      <w:r w:rsidR="00472E3A">
        <w:rPr>
          <w:rFonts w:ascii="CG Omega" w:hAnsi="CG Omega"/>
        </w:rPr>
        <w:t xml:space="preserve"> </w:t>
      </w:r>
      <w:r w:rsidR="002E553A" w:rsidRPr="004F0AFD">
        <w:rPr>
          <w:rFonts w:ascii="CG Omega" w:hAnsi="CG Omega"/>
        </w:rPr>
        <w:t>du</w:t>
      </w:r>
      <w:r w:rsidR="00472E3A" w:rsidRPr="004F0AFD">
        <w:rPr>
          <w:rFonts w:ascii="CG Omega" w:hAnsi="CG Omega"/>
        </w:rPr>
        <w:t xml:space="preserve"> 1</w:t>
      </w:r>
      <w:r w:rsidR="00472E3A" w:rsidRPr="004F0AFD">
        <w:rPr>
          <w:rFonts w:ascii="CG Omega" w:hAnsi="CG Omega"/>
          <w:vertAlign w:val="superscript"/>
        </w:rPr>
        <w:t>er</w:t>
      </w:r>
      <w:r w:rsidR="00472E3A" w:rsidRPr="004F0AFD">
        <w:rPr>
          <w:rFonts w:ascii="CG Omega" w:hAnsi="CG Omega"/>
        </w:rPr>
        <w:t xml:space="preserve"> août 2013</w:t>
      </w:r>
      <w:r w:rsidR="002E553A" w:rsidRPr="004F0AFD">
        <w:rPr>
          <w:rFonts w:ascii="CG Omega" w:hAnsi="CG Omega"/>
        </w:rPr>
        <w:t xml:space="preserve"> au 31 juillet 2015, 0,50</w:t>
      </w:r>
      <w:r w:rsidR="003A1664">
        <w:rPr>
          <w:rFonts w:ascii="CG Omega" w:hAnsi="CG Omega"/>
        </w:rPr>
        <w:t> </w:t>
      </w:r>
      <w:r w:rsidR="002E553A" w:rsidRPr="004F0AFD">
        <w:rPr>
          <w:rFonts w:ascii="CG Omega" w:hAnsi="CG Omega"/>
        </w:rPr>
        <w:t xml:space="preserve">% </w:t>
      </w:r>
      <w:r w:rsidR="005B4FD6">
        <w:rPr>
          <w:rFonts w:ascii="CG Omega" w:hAnsi="CG Omega"/>
        </w:rPr>
        <w:t xml:space="preserve">du </w:t>
      </w:r>
      <w:r w:rsidR="002E553A" w:rsidRPr="004F0AFD">
        <w:rPr>
          <w:rFonts w:ascii="CG Omega" w:hAnsi="CG Omega"/>
        </w:rPr>
        <w:t>1</w:t>
      </w:r>
      <w:r w:rsidR="002E553A" w:rsidRPr="004F0AFD">
        <w:rPr>
          <w:rFonts w:ascii="CG Omega" w:hAnsi="CG Omega"/>
          <w:vertAlign w:val="superscript"/>
        </w:rPr>
        <w:t>er</w:t>
      </w:r>
      <w:r w:rsidR="002E553A" w:rsidRPr="004F0AFD">
        <w:rPr>
          <w:rFonts w:ascii="CG Omega" w:hAnsi="CG Omega"/>
        </w:rPr>
        <w:t xml:space="preserve"> août 2015</w:t>
      </w:r>
      <w:r w:rsidR="005B4FD6">
        <w:rPr>
          <w:rFonts w:ascii="CG Omega" w:hAnsi="CG Omega"/>
        </w:rPr>
        <w:t xml:space="preserve"> au 31 janvier 2020</w:t>
      </w:r>
      <w:r w:rsidR="00B81B29" w:rsidRPr="004F0AFD">
        <w:rPr>
          <w:rFonts w:ascii="CG Omega" w:hAnsi="CG Omega"/>
        </w:rPr>
        <w:t xml:space="preserve"> (</w:t>
      </w:r>
      <w:proofErr w:type="spellStart"/>
      <w:r w:rsidR="009D41D3">
        <w:fldChar w:fldCharType="begin"/>
      </w:r>
      <w:r w:rsidR="009D41D3">
        <w:instrText xml:space="preserve"> HYPERLINK "https://www.banque-france.fr/fileadmin/user_upload/banque_de_france/Mission/Protection_du_consommateur/CRBF86_13.pdf" </w:instrText>
      </w:r>
      <w:r w:rsidR="009D41D3">
        <w:fldChar w:fldCharType="separate"/>
      </w:r>
      <w:r w:rsidR="00B81B29" w:rsidRPr="00386F60">
        <w:rPr>
          <w:rStyle w:val="Lienhypertexte"/>
          <w:rFonts w:ascii="CG Omega" w:hAnsi="CG Omega"/>
          <w:i/>
        </w:rPr>
        <w:t>Règl</w:t>
      </w:r>
      <w:proofErr w:type="spellEnd"/>
      <w:r w:rsidR="00B81B29" w:rsidRPr="00386F60">
        <w:rPr>
          <w:rStyle w:val="Lienhypertexte"/>
          <w:rFonts w:ascii="CG Omega" w:hAnsi="CG Omega"/>
          <w:i/>
        </w:rPr>
        <w:t>. CRBF n°86-13 du 14 mai 1986, art. 3, II, 3°</w:t>
      </w:r>
      <w:r w:rsidR="009D41D3">
        <w:rPr>
          <w:rStyle w:val="Lienhypertexte"/>
          <w:rFonts w:ascii="CG Omega" w:hAnsi="CG Omega"/>
          <w:i/>
        </w:rPr>
        <w:fldChar w:fldCharType="end"/>
      </w:r>
      <w:r w:rsidR="00B81B29" w:rsidRPr="004F0AFD">
        <w:rPr>
          <w:rFonts w:ascii="CG Omega" w:hAnsi="CG Omega"/>
          <w:i/>
        </w:rPr>
        <w:t xml:space="preserve"> </w:t>
      </w:r>
      <w:proofErr w:type="spellStart"/>
      <w:r w:rsidR="00B81B29" w:rsidRPr="004F0AFD">
        <w:rPr>
          <w:rFonts w:ascii="CG Omega" w:hAnsi="CG Omega"/>
          <w:i/>
        </w:rPr>
        <w:t>mod</w:t>
      </w:r>
      <w:proofErr w:type="spellEnd"/>
      <w:r w:rsidR="00B81B29" w:rsidRPr="004F0AFD">
        <w:rPr>
          <w:rFonts w:ascii="CG Omega" w:hAnsi="CG Omega"/>
          <w:i/>
        </w:rPr>
        <w:t xml:space="preserve">. par </w:t>
      </w:r>
      <w:hyperlink r:id="rId57" w:history="1">
        <w:r w:rsidR="00B81B29" w:rsidRPr="004F0AFD">
          <w:rPr>
            <w:rStyle w:val="Lienhypertexte"/>
            <w:rFonts w:ascii="CG Omega" w:hAnsi="CG Omega"/>
            <w:i/>
          </w:rPr>
          <w:t>arr. 23 juillet 2015</w:t>
        </w:r>
      </w:hyperlink>
      <w:r w:rsidR="00966028">
        <w:rPr>
          <w:rStyle w:val="Lienhypertexte"/>
          <w:rFonts w:ascii="CG Omega" w:hAnsi="CG Omega"/>
          <w:i/>
        </w:rPr>
        <w:t>, p. 12904 JORF du 29 juillet 2015</w:t>
      </w:r>
      <w:r w:rsidR="00B81B29" w:rsidRPr="004F0AFD">
        <w:rPr>
          <w:rFonts w:ascii="CG Omega" w:hAnsi="CG Omega"/>
          <w:i/>
        </w:rPr>
        <w:t>)</w:t>
      </w:r>
      <w:r w:rsidR="005B4FD6" w:rsidRPr="005B4FD6">
        <w:rPr>
          <w:rFonts w:ascii="CG Omega" w:hAnsi="CG Omega"/>
        </w:rPr>
        <w:t xml:space="preserve"> et</w:t>
      </w:r>
      <w:r w:rsidR="005B4FD6">
        <w:rPr>
          <w:rFonts w:ascii="CG Omega" w:hAnsi="CG Omega"/>
        </w:rPr>
        <w:t xml:space="preserve"> 0,25 % depuis le 1</w:t>
      </w:r>
      <w:r w:rsidR="005B4FD6" w:rsidRPr="005B4FD6">
        <w:rPr>
          <w:rFonts w:ascii="CG Omega" w:hAnsi="CG Omega"/>
          <w:vertAlign w:val="superscript"/>
        </w:rPr>
        <w:t>er</w:t>
      </w:r>
      <w:r w:rsidR="005B4FD6">
        <w:rPr>
          <w:rFonts w:ascii="CG Omega" w:hAnsi="CG Omega"/>
        </w:rPr>
        <w:t xml:space="preserve"> février 2020</w:t>
      </w:r>
      <w:r w:rsidR="00472E3A" w:rsidRPr="004F0AFD">
        <w:rPr>
          <w:rFonts w:ascii="CG Omega" w:hAnsi="CG Omega"/>
        </w:rPr>
        <w:t>.</w:t>
      </w:r>
    </w:p>
    <w:p w14:paraId="1C3A2D86" w14:textId="77777777" w:rsidR="00F4751C" w:rsidRPr="004C4C17" w:rsidRDefault="00F4751C" w:rsidP="008A1E67">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7EF13E39" w14:textId="7658BB92" w:rsidR="007A67F3" w:rsidRPr="004C4C17" w:rsidRDefault="00472E3A" w:rsidP="008A1E67">
      <w:pPr>
        <w:pStyle w:val="Sansinterligne"/>
        <w:keepNext/>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Le taux du</w:t>
      </w:r>
      <w:r w:rsidR="00F4751C" w:rsidRPr="004C4C17">
        <w:rPr>
          <w:rFonts w:ascii="CG Omega" w:hAnsi="CG Omega"/>
        </w:rPr>
        <w:t xml:space="preserve"> CEL est calculé par la Banque de France les 15 janvier et 15 juillet de chaque année puis transmis, en cas de modification, au directeur </w:t>
      </w:r>
      <w:r w:rsidR="001266C5">
        <w:rPr>
          <w:rFonts w:ascii="CG Omega" w:hAnsi="CG Omega"/>
        </w:rPr>
        <w:t xml:space="preserve">général </w:t>
      </w:r>
      <w:r w:rsidR="00F4751C" w:rsidRPr="004C4C17">
        <w:rPr>
          <w:rFonts w:ascii="CG Omega" w:hAnsi="CG Omega"/>
        </w:rPr>
        <w:t>du Trésor dans les 4 jours ouvrés pour publication</w:t>
      </w:r>
      <w:r w:rsidR="001266C5">
        <w:rPr>
          <w:rFonts w:ascii="CG Omega" w:hAnsi="CG Omega"/>
        </w:rPr>
        <w:t xml:space="preserve"> au journal officiel</w:t>
      </w:r>
      <w:r w:rsidR="00C20B5D">
        <w:rPr>
          <w:rFonts w:ascii="CG Omega" w:hAnsi="CG Omega"/>
        </w:rPr>
        <w:t xml:space="preserve"> (arrêtés)</w:t>
      </w:r>
      <w:r w:rsidR="00F4751C" w:rsidRPr="004C4C17">
        <w:rPr>
          <w:rFonts w:ascii="CG Omega" w:hAnsi="CG Omega"/>
        </w:rPr>
        <w:t>. Ce nouveau taux est applicable à compter du 16 du mois de sa publication ou, si la date de publication est comprise entre le 16 et la fin du mois, du</w:t>
      </w:r>
      <w:r w:rsidR="00660E48" w:rsidRPr="004C4C17">
        <w:rPr>
          <w:rFonts w:ascii="CG Omega" w:hAnsi="CG Omega"/>
        </w:rPr>
        <w:t xml:space="preserve"> premier jour du mois suivant</w:t>
      </w:r>
      <w:r w:rsidR="0001785C">
        <w:rPr>
          <w:rFonts w:ascii="CG Omega" w:hAnsi="CG Omega"/>
        </w:rPr>
        <w:t xml:space="preserve"> et applicable à la totalité des dépôts</w:t>
      </w:r>
      <w:r w:rsidR="004B7112">
        <w:rPr>
          <w:rFonts w:ascii="CG Omega" w:hAnsi="CG Omega"/>
        </w:rPr>
        <w:t>.</w:t>
      </w:r>
      <w:r w:rsidR="004B7112">
        <w:rPr>
          <w:rStyle w:val="Appelnotedebasdep"/>
          <w:rFonts w:ascii="CG Omega" w:hAnsi="CG Omega"/>
        </w:rPr>
        <w:footnoteReference w:id="3"/>
      </w:r>
      <w:r w:rsidR="00F4751C" w:rsidRPr="004C4C17">
        <w:rPr>
          <w:rFonts w:ascii="CG Omega" w:hAnsi="CG Omega"/>
        </w:rPr>
        <w:t xml:space="preserve"> </w:t>
      </w:r>
    </w:p>
    <w:p w14:paraId="07ED1B07" w14:textId="77777777" w:rsidR="005E7733" w:rsidRPr="004C4C17" w:rsidRDefault="005E7733" w:rsidP="008A1E67">
      <w:pPr>
        <w:pStyle w:val="Sansinterligne"/>
        <w:keepNext/>
        <w:pBdr>
          <w:top w:val="single" w:sz="4" w:space="1" w:color="auto"/>
          <w:left w:val="single" w:sz="4" w:space="4" w:color="auto"/>
          <w:bottom w:val="single" w:sz="4" w:space="1" w:color="auto"/>
          <w:right w:val="single" w:sz="4" w:space="4" w:color="auto"/>
        </w:pBdr>
        <w:ind w:left="0" w:firstLine="0"/>
        <w:rPr>
          <w:rFonts w:ascii="CG Omega" w:hAnsi="CG Omega"/>
        </w:rPr>
      </w:pPr>
    </w:p>
    <w:p w14:paraId="2E329B02" w14:textId="776F8403" w:rsidR="004C3CBC" w:rsidRDefault="004C3CBC" w:rsidP="008A1E67">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sidRPr="00E82CB2">
        <w:rPr>
          <w:rFonts w:ascii="CG Omega" w:hAnsi="CG Omega"/>
        </w:rPr>
        <w:t xml:space="preserve">Les intérêts du CEL sont </w:t>
      </w:r>
      <w:r w:rsidR="004E3C28" w:rsidRPr="008D34B3">
        <w:rPr>
          <w:rFonts w:ascii="CG Omega" w:hAnsi="CG Omega"/>
        </w:rPr>
        <w:t xml:space="preserve">exonérés d’impôt sur le revenu mais </w:t>
      </w:r>
      <w:r w:rsidR="00482307" w:rsidRPr="008D34B3">
        <w:rPr>
          <w:rFonts w:ascii="CG Omega" w:hAnsi="CG Omega"/>
        </w:rPr>
        <w:t xml:space="preserve">sont </w:t>
      </w:r>
      <w:r w:rsidRPr="008D34B3">
        <w:rPr>
          <w:rFonts w:ascii="CG Omega" w:hAnsi="CG Omega"/>
        </w:rPr>
        <w:t>soumis</w:t>
      </w:r>
      <w:r w:rsidR="004E3C28" w:rsidRPr="008D34B3">
        <w:rPr>
          <w:rFonts w:ascii="CG Omega" w:hAnsi="CG Omega"/>
        </w:rPr>
        <w:t>,</w:t>
      </w:r>
      <w:r w:rsidRPr="00E82CB2">
        <w:rPr>
          <w:rFonts w:ascii="CG Omega" w:hAnsi="CG Omega"/>
        </w:rPr>
        <w:t xml:space="preserve"> lors de leur</w:t>
      </w:r>
      <w:r>
        <w:rPr>
          <w:rFonts w:ascii="CG Omega" w:hAnsi="CG Omega"/>
        </w:rPr>
        <w:t xml:space="preserve"> inscription en compte</w:t>
      </w:r>
      <w:r w:rsidR="003F5CD3">
        <w:rPr>
          <w:rFonts w:ascii="CG Omega" w:hAnsi="CG Omega"/>
        </w:rPr>
        <w:t>, c’est-à-dire annuellement,</w:t>
      </w:r>
      <w:r>
        <w:rPr>
          <w:rFonts w:ascii="CG Omega" w:hAnsi="CG Omega"/>
        </w:rPr>
        <w:t xml:space="preserve"> aux </w:t>
      </w:r>
      <w:hyperlink r:id="rId58" w:history="1">
        <w:r w:rsidRPr="004C3CBC">
          <w:rPr>
            <w:rStyle w:val="Lienhypertexte"/>
            <w:rFonts w:ascii="CG Omega" w:hAnsi="CG Omega"/>
          </w:rPr>
          <w:t>prélèvements sociaux sur les revenus du capital</w:t>
        </w:r>
      </w:hyperlink>
      <w:r>
        <w:rPr>
          <w:rFonts w:ascii="CG Omega" w:hAnsi="CG Omega"/>
        </w:rPr>
        <w:t>. Ces contributions sociales sont directement prélevées par l’établissement payeur.</w:t>
      </w:r>
    </w:p>
    <w:p w14:paraId="71FDB0F7" w14:textId="5CE32456" w:rsidR="00803005" w:rsidRDefault="00803005" w:rsidP="008A1E67">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 xml:space="preserve">En application de </w:t>
      </w:r>
      <w:r w:rsidR="00D41541">
        <w:rPr>
          <w:rFonts w:ascii="CG Omega" w:hAnsi="CG Omega"/>
        </w:rPr>
        <w:t xml:space="preserve">l’article 28 de </w:t>
      </w:r>
      <w:r>
        <w:rPr>
          <w:rFonts w:ascii="CG Omega" w:hAnsi="CG Omega"/>
        </w:rPr>
        <w:t xml:space="preserve">la </w:t>
      </w:r>
      <w:hyperlink r:id="rId59" w:history="1">
        <w:r w:rsidRPr="00803005">
          <w:rPr>
            <w:rStyle w:val="Lienhypertexte"/>
            <w:rFonts w:ascii="CG Omega" w:hAnsi="CG Omega"/>
          </w:rPr>
          <w:t>loi de finances pour 2018</w:t>
        </w:r>
        <w:r>
          <w:rPr>
            <w:rStyle w:val="Lienhypertexte"/>
            <w:rFonts w:ascii="CG Omega" w:hAnsi="CG Omega"/>
          </w:rPr>
          <w:t xml:space="preserve"> </w:t>
        </w:r>
        <w:r w:rsidRPr="00803005">
          <w:rPr>
            <w:rStyle w:val="Lienhypertexte"/>
            <w:rFonts w:ascii="CG Omega" w:hAnsi="CG Omega"/>
            <w:bCs/>
          </w:rPr>
          <w:t>n° 2017-1837 du 30 décembre 2017</w:t>
        </w:r>
      </w:hyperlink>
      <w:r>
        <w:rPr>
          <w:rFonts w:ascii="CG Omega" w:hAnsi="CG Omega"/>
        </w:rPr>
        <w:t xml:space="preserve">, </w:t>
      </w:r>
      <w:r w:rsidRPr="00803005">
        <w:rPr>
          <w:rFonts w:ascii="CG Omega" w:hAnsi="CG Omega"/>
        </w:rPr>
        <w:t xml:space="preserve">les intérêts versés sur un </w:t>
      </w:r>
      <w:r>
        <w:rPr>
          <w:rFonts w:ascii="CG Omega" w:hAnsi="CG Omega"/>
        </w:rPr>
        <w:t>C</w:t>
      </w:r>
      <w:r w:rsidRPr="00803005">
        <w:rPr>
          <w:rFonts w:ascii="CG Omega" w:hAnsi="CG Omega"/>
        </w:rPr>
        <w:t xml:space="preserve">EL </w:t>
      </w:r>
      <w:r>
        <w:rPr>
          <w:rFonts w:ascii="CG Omega" w:hAnsi="CG Omega"/>
        </w:rPr>
        <w:t>souscrit à compter du 1</w:t>
      </w:r>
      <w:r w:rsidRPr="00803005">
        <w:rPr>
          <w:rFonts w:ascii="CG Omega" w:hAnsi="CG Omega"/>
          <w:vertAlign w:val="superscript"/>
        </w:rPr>
        <w:t>er</w:t>
      </w:r>
      <w:r>
        <w:rPr>
          <w:rFonts w:ascii="CG Omega" w:hAnsi="CG Omega"/>
        </w:rPr>
        <w:t xml:space="preserve"> janvier 2018 </w:t>
      </w:r>
      <w:r w:rsidRPr="00803005">
        <w:rPr>
          <w:rFonts w:ascii="CG Omega" w:hAnsi="CG Omega"/>
        </w:rPr>
        <w:t>sont désormais soumis à l'impôt sur le revenu dès sa première année d’existence</w:t>
      </w:r>
      <w:r>
        <w:rPr>
          <w:rFonts w:ascii="CG Omega" w:hAnsi="CG Omega"/>
        </w:rPr>
        <w:t>.</w:t>
      </w:r>
    </w:p>
    <w:p w14:paraId="2C7AECF7" w14:textId="77777777" w:rsidR="00803005" w:rsidRDefault="00803005" w:rsidP="008A1E67">
      <w:pPr>
        <w:pStyle w:val="Sansinterligne"/>
        <w:pBdr>
          <w:bottom w:val="single" w:sz="4" w:space="1" w:color="auto"/>
        </w:pBdr>
        <w:ind w:left="0" w:firstLine="0"/>
        <w:rPr>
          <w:rFonts w:ascii="CG Omega" w:hAnsi="CG Omega"/>
        </w:rPr>
      </w:pPr>
    </w:p>
    <w:p w14:paraId="66716FCB" w14:textId="77777777" w:rsidR="004C3CBC" w:rsidRPr="004C4C17" w:rsidRDefault="004C3CBC" w:rsidP="0065437E">
      <w:pPr>
        <w:pStyle w:val="Sansinterligne"/>
        <w:ind w:left="0" w:firstLine="0"/>
        <w:rPr>
          <w:rFonts w:ascii="CG Omega" w:hAnsi="CG Omega"/>
        </w:rPr>
      </w:pPr>
    </w:p>
    <w:p w14:paraId="28DAB74F" w14:textId="77777777" w:rsidR="005E7733" w:rsidRPr="004C4C17" w:rsidRDefault="005E7733" w:rsidP="0065437E">
      <w:pPr>
        <w:pStyle w:val="Sansinterligne"/>
        <w:ind w:left="0"/>
        <w:jc w:val="center"/>
        <w:rPr>
          <w:rFonts w:ascii="CG Omega" w:hAnsi="CG Omega"/>
          <w:b/>
        </w:rPr>
      </w:pPr>
      <w:r w:rsidRPr="004C4C17">
        <w:rPr>
          <w:rFonts w:ascii="CG Omega" w:hAnsi="CG Omega"/>
          <w:b/>
        </w:rPr>
        <w:t xml:space="preserve">Tableau récapitulatif des taux d’intérêt </w:t>
      </w:r>
      <w:r w:rsidR="00512F8B">
        <w:rPr>
          <w:rFonts w:ascii="CG Omega" w:hAnsi="CG Omega"/>
          <w:b/>
        </w:rPr>
        <w:t>applicables aux</w:t>
      </w:r>
      <w:r w:rsidRPr="004C4C17">
        <w:rPr>
          <w:rFonts w:ascii="CG Omega" w:hAnsi="CG Omega"/>
          <w:b/>
        </w:rPr>
        <w:t xml:space="preserve"> CEL</w:t>
      </w:r>
      <w:r w:rsidR="008540DD">
        <w:rPr>
          <w:rFonts w:ascii="CG Omega" w:hAnsi="CG Omega"/>
          <w:b/>
        </w:rPr>
        <w:t xml:space="preserve"> (hors prélèvements sociaux)</w:t>
      </w:r>
    </w:p>
    <w:p w14:paraId="69B70F23" w14:textId="77777777" w:rsidR="00332D0C" w:rsidRPr="004C4C17" w:rsidRDefault="00332D0C" w:rsidP="005E7733">
      <w:pPr>
        <w:pStyle w:val="Sansinterligne"/>
        <w:rPr>
          <w:rFonts w:ascii="CG Omega" w:hAnsi="CG Omega"/>
        </w:rPr>
      </w:pPr>
    </w:p>
    <w:tbl>
      <w:tblPr>
        <w:tblStyle w:val="Grilledutableau"/>
        <w:tblW w:w="0" w:type="auto"/>
        <w:jc w:val="center"/>
        <w:tblLook w:val="04A0" w:firstRow="1" w:lastRow="0" w:firstColumn="1" w:lastColumn="0" w:noHBand="0" w:noVBand="1"/>
      </w:tblPr>
      <w:tblGrid>
        <w:gridCol w:w="4576"/>
        <w:gridCol w:w="4576"/>
      </w:tblGrid>
      <w:tr w:rsidR="0071304C" w:rsidRPr="004C4C17" w14:paraId="79882872" w14:textId="77777777" w:rsidTr="00E90C5F">
        <w:trPr>
          <w:trHeight w:val="255"/>
          <w:jc w:val="center"/>
        </w:trPr>
        <w:tc>
          <w:tcPr>
            <w:tcW w:w="4576" w:type="dxa"/>
            <w:shd w:val="pct15" w:color="auto" w:fill="auto"/>
          </w:tcPr>
          <w:p w14:paraId="2ECCAFD2" w14:textId="77777777" w:rsidR="0071304C" w:rsidRPr="004C4C17" w:rsidRDefault="0071304C" w:rsidP="0065437E">
            <w:pPr>
              <w:pStyle w:val="Sansinterligne"/>
              <w:ind w:left="-68"/>
              <w:jc w:val="center"/>
              <w:rPr>
                <w:rFonts w:ascii="CG Omega" w:hAnsi="CG Omega"/>
              </w:rPr>
            </w:pPr>
            <w:r w:rsidRPr="004C4C17">
              <w:rPr>
                <w:rFonts w:ascii="CG Omega" w:hAnsi="CG Omega"/>
              </w:rPr>
              <w:t>Périodes</w:t>
            </w:r>
          </w:p>
        </w:tc>
        <w:tc>
          <w:tcPr>
            <w:tcW w:w="4576" w:type="dxa"/>
            <w:shd w:val="pct15" w:color="auto" w:fill="auto"/>
          </w:tcPr>
          <w:p w14:paraId="7D81D9A9" w14:textId="77777777" w:rsidR="0071304C" w:rsidRPr="004C4C17" w:rsidRDefault="0071304C" w:rsidP="0065437E">
            <w:pPr>
              <w:pStyle w:val="Sansinterligne"/>
              <w:ind w:left="-68"/>
              <w:jc w:val="center"/>
              <w:rPr>
                <w:rFonts w:ascii="CG Omega" w:hAnsi="CG Omega"/>
              </w:rPr>
            </w:pPr>
            <w:r w:rsidRPr="004C4C17">
              <w:rPr>
                <w:rFonts w:ascii="CG Omega" w:hAnsi="CG Omega"/>
              </w:rPr>
              <w:t>Taux d’intérêt annuel</w:t>
            </w:r>
          </w:p>
        </w:tc>
      </w:tr>
      <w:tr w:rsidR="0071304C" w:rsidRPr="004C4C17" w14:paraId="1F593805" w14:textId="77777777" w:rsidTr="00512F8B">
        <w:trPr>
          <w:trHeight w:val="272"/>
          <w:jc w:val="center"/>
        </w:trPr>
        <w:tc>
          <w:tcPr>
            <w:tcW w:w="4576" w:type="dxa"/>
          </w:tcPr>
          <w:p w14:paraId="77848796" w14:textId="77777777" w:rsidR="0071304C" w:rsidRPr="004C4C17" w:rsidRDefault="0071304C" w:rsidP="0065437E">
            <w:pPr>
              <w:pStyle w:val="Sansinterligne"/>
              <w:ind w:left="-68"/>
              <w:jc w:val="center"/>
              <w:rPr>
                <w:rFonts w:ascii="CG Omega" w:hAnsi="CG Omega"/>
              </w:rPr>
            </w:pPr>
            <w:r w:rsidRPr="004C4C17">
              <w:rPr>
                <w:rFonts w:ascii="CG Omega" w:hAnsi="CG Omega"/>
              </w:rPr>
              <w:t>Du 03/12/1965 au 31/12/1969</w:t>
            </w:r>
          </w:p>
        </w:tc>
        <w:tc>
          <w:tcPr>
            <w:tcW w:w="4576" w:type="dxa"/>
          </w:tcPr>
          <w:p w14:paraId="32526E2B" w14:textId="77777777" w:rsidR="0071304C" w:rsidRPr="004C4C17" w:rsidRDefault="0071304C" w:rsidP="0065437E">
            <w:pPr>
              <w:pStyle w:val="Sansinterligne"/>
              <w:ind w:left="-68"/>
              <w:jc w:val="center"/>
              <w:rPr>
                <w:rFonts w:ascii="CG Omega" w:hAnsi="CG Omega"/>
              </w:rPr>
            </w:pPr>
            <w:r w:rsidRPr="004C4C17">
              <w:rPr>
                <w:rFonts w:ascii="CG Omega" w:hAnsi="CG Omega"/>
              </w:rPr>
              <w:t>2,00 %</w:t>
            </w:r>
          </w:p>
        </w:tc>
      </w:tr>
      <w:tr w:rsidR="0071304C" w:rsidRPr="004C4C17" w14:paraId="0AC2395C" w14:textId="77777777" w:rsidTr="00512F8B">
        <w:trPr>
          <w:trHeight w:val="255"/>
          <w:jc w:val="center"/>
        </w:trPr>
        <w:tc>
          <w:tcPr>
            <w:tcW w:w="4576" w:type="dxa"/>
          </w:tcPr>
          <w:p w14:paraId="3CC6EDD6" w14:textId="77777777" w:rsidR="0071304C" w:rsidRPr="004C4C17" w:rsidRDefault="0071304C" w:rsidP="0065437E">
            <w:pPr>
              <w:pStyle w:val="Sansinterligne"/>
              <w:ind w:left="-68"/>
              <w:jc w:val="center"/>
              <w:rPr>
                <w:rFonts w:ascii="CG Omega" w:hAnsi="CG Omega"/>
              </w:rPr>
            </w:pPr>
            <w:r w:rsidRPr="004C4C17">
              <w:rPr>
                <w:rFonts w:ascii="CG Omega" w:hAnsi="CG Omega"/>
              </w:rPr>
              <w:t>Du 01/01/1970 au 30/06/1974</w:t>
            </w:r>
          </w:p>
        </w:tc>
        <w:tc>
          <w:tcPr>
            <w:tcW w:w="4576" w:type="dxa"/>
          </w:tcPr>
          <w:p w14:paraId="369EF24D" w14:textId="77777777" w:rsidR="0071304C" w:rsidRPr="004C4C17" w:rsidRDefault="0071304C" w:rsidP="0065437E">
            <w:pPr>
              <w:pStyle w:val="Sansinterligne"/>
              <w:ind w:left="-68"/>
              <w:jc w:val="center"/>
              <w:rPr>
                <w:rFonts w:ascii="CG Omega" w:hAnsi="CG Omega"/>
              </w:rPr>
            </w:pPr>
            <w:r w:rsidRPr="004C4C17">
              <w:rPr>
                <w:rFonts w:ascii="CG Omega" w:hAnsi="CG Omega"/>
              </w:rPr>
              <w:t>2,50 %</w:t>
            </w:r>
          </w:p>
        </w:tc>
      </w:tr>
      <w:tr w:rsidR="0071304C" w:rsidRPr="004C4C17" w14:paraId="36D1B94F" w14:textId="77777777" w:rsidTr="00512F8B">
        <w:trPr>
          <w:trHeight w:val="255"/>
          <w:jc w:val="center"/>
        </w:trPr>
        <w:tc>
          <w:tcPr>
            <w:tcW w:w="4576" w:type="dxa"/>
          </w:tcPr>
          <w:p w14:paraId="581F398A" w14:textId="77777777" w:rsidR="0071304C" w:rsidRPr="004C4C17" w:rsidRDefault="0071304C" w:rsidP="0065437E">
            <w:pPr>
              <w:pStyle w:val="Sansinterligne"/>
              <w:ind w:left="-68"/>
              <w:jc w:val="center"/>
              <w:rPr>
                <w:rFonts w:ascii="CG Omega" w:hAnsi="CG Omega"/>
              </w:rPr>
            </w:pPr>
            <w:r w:rsidRPr="004C4C17">
              <w:rPr>
                <w:rFonts w:ascii="CG Omega" w:hAnsi="CG Omega"/>
              </w:rPr>
              <w:t>Du 01/07/1974 au 31/12/1974</w:t>
            </w:r>
          </w:p>
        </w:tc>
        <w:tc>
          <w:tcPr>
            <w:tcW w:w="4576" w:type="dxa"/>
          </w:tcPr>
          <w:p w14:paraId="40EF4909" w14:textId="77777777" w:rsidR="0071304C" w:rsidRPr="004C4C17" w:rsidRDefault="0071304C" w:rsidP="0065437E">
            <w:pPr>
              <w:pStyle w:val="Sansinterligne"/>
              <w:ind w:left="-68"/>
              <w:jc w:val="center"/>
              <w:rPr>
                <w:rFonts w:ascii="CG Omega" w:hAnsi="CG Omega"/>
              </w:rPr>
            </w:pPr>
            <w:r w:rsidRPr="004C4C17">
              <w:rPr>
                <w:rFonts w:ascii="CG Omega" w:hAnsi="CG Omega"/>
              </w:rPr>
              <w:t>3,00 %</w:t>
            </w:r>
          </w:p>
        </w:tc>
      </w:tr>
      <w:tr w:rsidR="0071304C" w:rsidRPr="004C4C17" w14:paraId="03F4B765" w14:textId="77777777" w:rsidTr="00512F8B">
        <w:trPr>
          <w:trHeight w:val="255"/>
          <w:jc w:val="center"/>
        </w:trPr>
        <w:tc>
          <w:tcPr>
            <w:tcW w:w="4576" w:type="dxa"/>
          </w:tcPr>
          <w:p w14:paraId="26BED9C7" w14:textId="77777777" w:rsidR="0071304C" w:rsidRPr="004C4C17" w:rsidRDefault="00FD3CE0" w:rsidP="0065437E">
            <w:pPr>
              <w:pStyle w:val="Sansinterligne"/>
              <w:ind w:left="-68"/>
              <w:jc w:val="center"/>
              <w:rPr>
                <w:rFonts w:ascii="CG Omega" w:hAnsi="CG Omega"/>
              </w:rPr>
            </w:pPr>
            <w:r w:rsidRPr="004C4C17">
              <w:rPr>
                <w:rFonts w:ascii="CG Omega" w:hAnsi="CG Omega"/>
              </w:rPr>
              <w:t>Du 01/01/1975 au 15/05/1986</w:t>
            </w:r>
          </w:p>
        </w:tc>
        <w:tc>
          <w:tcPr>
            <w:tcW w:w="4576" w:type="dxa"/>
          </w:tcPr>
          <w:p w14:paraId="02B5651D" w14:textId="77777777" w:rsidR="0071304C" w:rsidRPr="004C4C17" w:rsidRDefault="00FD3CE0" w:rsidP="0065437E">
            <w:pPr>
              <w:pStyle w:val="Sansinterligne"/>
              <w:ind w:left="-68"/>
              <w:jc w:val="center"/>
              <w:rPr>
                <w:rFonts w:ascii="CG Omega" w:hAnsi="CG Omega"/>
              </w:rPr>
            </w:pPr>
            <w:r w:rsidRPr="004C4C17">
              <w:rPr>
                <w:rFonts w:ascii="CG Omega" w:hAnsi="CG Omega"/>
              </w:rPr>
              <w:t>3,25 %</w:t>
            </w:r>
          </w:p>
        </w:tc>
      </w:tr>
      <w:tr w:rsidR="0071304C" w:rsidRPr="004C4C17" w14:paraId="172EE1BD" w14:textId="77777777" w:rsidTr="00512F8B">
        <w:trPr>
          <w:trHeight w:val="272"/>
          <w:jc w:val="center"/>
        </w:trPr>
        <w:tc>
          <w:tcPr>
            <w:tcW w:w="4576" w:type="dxa"/>
          </w:tcPr>
          <w:p w14:paraId="5E2C5776" w14:textId="77777777" w:rsidR="0071304C" w:rsidRPr="004C4C17" w:rsidRDefault="00FD3CE0" w:rsidP="00271755">
            <w:pPr>
              <w:pStyle w:val="Sansinterligne"/>
              <w:ind w:left="-68"/>
              <w:jc w:val="center"/>
              <w:rPr>
                <w:rFonts w:ascii="CG Omega" w:hAnsi="CG Omega"/>
              </w:rPr>
            </w:pPr>
            <w:r w:rsidRPr="004C4C17">
              <w:rPr>
                <w:rFonts w:ascii="CG Omega" w:hAnsi="CG Omega"/>
              </w:rPr>
              <w:t>Du 16/05/198</w:t>
            </w:r>
            <w:r w:rsidR="00271755">
              <w:rPr>
                <w:rFonts w:ascii="CG Omega" w:hAnsi="CG Omega"/>
              </w:rPr>
              <w:t>6</w:t>
            </w:r>
            <w:r w:rsidRPr="004C4C17">
              <w:rPr>
                <w:rFonts w:ascii="CG Omega" w:hAnsi="CG Omega"/>
              </w:rPr>
              <w:t xml:space="preserve"> au 15/02/1994</w:t>
            </w:r>
          </w:p>
        </w:tc>
        <w:tc>
          <w:tcPr>
            <w:tcW w:w="4576" w:type="dxa"/>
          </w:tcPr>
          <w:p w14:paraId="66243C6C" w14:textId="77777777" w:rsidR="0071304C" w:rsidRPr="004C4C17" w:rsidRDefault="00FD3CE0" w:rsidP="0065437E">
            <w:pPr>
              <w:pStyle w:val="Sansinterligne"/>
              <w:ind w:left="-68"/>
              <w:jc w:val="center"/>
              <w:rPr>
                <w:rFonts w:ascii="CG Omega" w:hAnsi="CG Omega"/>
              </w:rPr>
            </w:pPr>
            <w:r w:rsidRPr="004C4C17">
              <w:rPr>
                <w:rFonts w:ascii="CG Omega" w:hAnsi="CG Omega"/>
              </w:rPr>
              <w:t>2,75 %</w:t>
            </w:r>
          </w:p>
        </w:tc>
      </w:tr>
      <w:tr w:rsidR="0071304C" w:rsidRPr="004C4C17" w14:paraId="10982F64" w14:textId="77777777" w:rsidTr="00512F8B">
        <w:trPr>
          <w:trHeight w:val="255"/>
          <w:jc w:val="center"/>
        </w:trPr>
        <w:tc>
          <w:tcPr>
            <w:tcW w:w="4576" w:type="dxa"/>
          </w:tcPr>
          <w:p w14:paraId="7C96D5B7" w14:textId="77777777" w:rsidR="0071304C" w:rsidRPr="004C4C17" w:rsidRDefault="00FD3CE0" w:rsidP="0065437E">
            <w:pPr>
              <w:pStyle w:val="Sansinterligne"/>
              <w:ind w:left="-68"/>
              <w:jc w:val="center"/>
              <w:rPr>
                <w:rFonts w:ascii="CG Omega" w:hAnsi="CG Omega"/>
              </w:rPr>
            </w:pPr>
            <w:r w:rsidRPr="004C4C17">
              <w:rPr>
                <w:rFonts w:ascii="CG Omega" w:hAnsi="CG Omega"/>
              </w:rPr>
              <w:t>Du 16/02/1994 au 15/06/1998</w:t>
            </w:r>
          </w:p>
        </w:tc>
        <w:tc>
          <w:tcPr>
            <w:tcW w:w="4576" w:type="dxa"/>
          </w:tcPr>
          <w:p w14:paraId="4191C750" w14:textId="77777777" w:rsidR="0071304C" w:rsidRPr="004C4C17" w:rsidRDefault="00FD3CE0" w:rsidP="0065437E">
            <w:pPr>
              <w:pStyle w:val="Sansinterligne"/>
              <w:ind w:left="-68"/>
              <w:jc w:val="center"/>
              <w:rPr>
                <w:rFonts w:ascii="CG Omega" w:hAnsi="CG Omega"/>
              </w:rPr>
            </w:pPr>
            <w:r w:rsidRPr="004C4C17">
              <w:rPr>
                <w:rFonts w:ascii="CG Omega" w:hAnsi="CG Omega"/>
              </w:rPr>
              <w:t>2,25 %</w:t>
            </w:r>
          </w:p>
        </w:tc>
      </w:tr>
      <w:tr w:rsidR="0071304C" w:rsidRPr="004C4C17" w14:paraId="1AAFC19D" w14:textId="77777777" w:rsidTr="00512F8B">
        <w:trPr>
          <w:trHeight w:val="255"/>
          <w:jc w:val="center"/>
        </w:trPr>
        <w:tc>
          <w:tcPr>
            <w:tcW w:w="4576" w:type="dxa"/>
          </w:tcPr>
          <w:p w14:paraId="395ED550" w14:textId="0C2862A6" w:rsidR="0071304C" w:rsidRPr="004C4C17" w:rsidRDefault="00FD3CE0" w:rsidP="0065437E">
            <w:pPr>
              <w:pStyle w:val="Sansinterligne"/>
              <w:ind w:left="-68"/>
              <w:jc w:val="center"/>
              <w:rPr>
                <w:rFonts w:ascii="CG Omega" w:hAnsi="CG Omega"/>
              </w:rPr>
            </w:pPr>
            <w:r w:rsidRPr="004C4C17">
              <w:rPr>
                <w:rFonts w:ascii="CG Omega" w:hAnsi="CG Omega"/>
              </w:rPr>
              <w:t xml:space="preserve">Du 16/06/1998 </w:t>
            </w:r>
            <w:r w:rsidR="00493E45">
              <w:rPr>
                <w:rFonts w:ascii="CG Omega" w:hAnsi="CG Omega"/>
              </w:rPr>
              <w:t>au 31/07/1999</w:t>
            </w:r>
          </w:p>
        </w:tc>
        <w:tc>
          <w:tcPr>
            <w:tcW w:w="4576" w:type="dxa"/>
          </w:tcPr>
          <w:p w14:paraId="062A2A91" w14:textId="77777777" w:rsidR="0071304C" w:rsidRPr="004C4C17" w:rsidRDefault="00FD3CE0" w:rsidP="0065437E">
            <w:pPr>
              <w:pStyle w:val="Sansinterligne"/>
              <w:ind w:left="-68"/>
              <w:jc w:val="center"/>
              <w:rPr>
                <w:rFonts w:ascii="CG Omega" w:hAnsi="CG Omega"/>
              </w:rPr>
            </w:pPr>
            <w:r w:rsidRPr="004C4C17">
              <w:rPr>
                <w:rFonts w:ascii="CG Omega" w:hAnsi="CG Omega"/>
              </w:rPr>
              <w:t>2,00 %</w:t>
            </w:r>
          </w:p>
        </w:tc>
      </w:tr>
      <w:tr w:rsidR="0071304C" w:rsidRPr="004C4C17" w14:paraId="21D4239C" w14:textId="77777777" w:rsidTr="00512F8B">
        <w:trPr>
          <w:trHeight w:val="255"/>
          <w:jc w:val="center"/>
        </w:trPr>
        <w:tc>
          <w:tcPr>
            <w:tcW w:w="4576" w:type="dxa"/>
          </w:tcPr>
          <w:p w14:paraId="63A35BB4" w14:textId="5B029D81" w:rsidR="0071304C" w:rsidRPr="004C4C17" w:rsidRDefault="00FD3CE0" w:rsidP="00A22FE6">
            <w:pPr>
              <w:pStyle w:val="Sansinterligne"/>
              <w:ind w:left="-68"/>
              <w:jc w:val="center"/>
              <w:rPr>
                <w:rFonts w:ascii="CG Omega" w:hAnsi="CG Omega"/>
              </w:rPr>
            </w:pPr>
            <w:r w:rsidRPr="004C4C17">
              <w:rPr>
                <w:rFonts w:ascii="CG Omega" w:hAnsi="CG Omega"/>
              </w:rPr>
              <w:t xml:space="preserve">Du </w:t>
            </w:r>
            <w:r w:rsidR="005304D9">
              <w:rPr>
                <w:rFonts w:ascii="CG Omega" w:hAnsi="CG Omega"/>
              </w:rPr>
              <w:t>01/08/</w:t>
            </w:r>
            <w:r w:rsidR="00A22FE6">
              <w:rPr>
                <w:rFonts w:ascii="CG Omega" w:hAnsi="CG Omega"/>
              </w:rPr>
              <w:t>19</w:t>
            </w:r>
            <w:r w:rsidR="005304D9">
              <w:rPr>
                <w:rFonts w:ascii="CG Omega" w:hAnsi="CG Omega"/>
              </w:rPr>
              <w:t>99</w:t>
            </w:r>
            <w:r w:rsidR="00A22FE6">
              <w:rPr>
                <w:rFonts w:ascii="CG Omega" w:hAnsi="CG Omega"/>
              </w:rPr>
              <w:t xml:space="preserve"> </w:t>
            </w:r>
            <w:r w:rsidRPr="004C4C17">
              <w:rPr>
                <w:rFonts w:ascii="CG Omega" w:hAnsi="CG Omega"/>
              </w:rPr>
              <w:t>au 30/06/2000</w:t>
            </w:r>
          </w:p>
        </w:tc>
        <w:tc>
          <w:tcPr>
            <w:tcW w:w="4576" w:type="dxa"/>
          </w:tcPr>
          <w:p w14:paraId="0D020706" w14:textId="77777777" w:rsidR="0071304C" w:rsidRPr="004C4C17" w:rsidRDefault="00FD3CE0" w:rsidP="0065437E">
            <w:pPr>
              <w:pStyle w:val="Sansinterligne"/>
              <w:ind w:left="-68"/>
              <w:jc w:val="center"/>
              <w:rPr>
                <w:rFonts w:ascii="CG Omega" w:hAnsi="CG Omega"/>
              </w:rPr>
            </w:pPr>
            <w:r w:rsidRPr="004C4C17">
              <w:rPr>
                <w:rFonts w:ascii="CG Omega" w:hAnsi="CG Omega"/>
              </w:rPr>
              <w:t>1,50 %</w:t>
            </w:r>
          </w:p>
        </w:tc>
      </w:tr>
      <w:tr w:rsidR="0071304C" w:rsidRPr="004C4C17" w14:paraId="2440D00B" w14:textId="77777777" w:rsidTr="00512F8B">
        <w:trPr>
          <w:trHeight w:val="272"/>
          <w:jc w:val="center"/>
        </w:trPr>
        <w:tc>
          <w:tcPr>
            <w:tcW w:w="4576" w:type="dxa"/>
          </w:tcPr>
          <w:p w14:paraId="6266D483" w14:textId="77777777" w:rsidR="0071304C" w:rsidRPr="004C4C17" w:rsidRDefault="00FD3CE0" w:rsidP="0065437E">
            <w:pPr>
              <w:pStyle w:val="Sansinterligne"/>
              <w:ind w:left="-68"/>
              <w:jc w:val="center"/>
              <w:rPr>
                <w:rFonts w:ascii="CG Omega" w:hAnsi="CG Omega"/>
              </w:rPr>
            </w:pPr>
            <w:r w:rsidRPr="004C4C17">
              <w:rPr>
                <w:rFonts w:ascii="CG Omega" w:hAnsi="CG Omega"/>
              </w:rPr>
              <w:t>Du 01/07/2000 au 31/07/2003</w:t>
            </w:r>
          </w:p>
        </w:tc>
        <w:tc>
          <w:tcPr>
            <w:tcW w:w="4576" w:type="dxa"/>
          </w:tcPr>
          <w:p w14:paraId="1DF39250" w14:textId="77777777" w:rsidR="0071304C" w:rsidRPr="004C4C17" w:rsidRDefault="00FD3CE0" w:rsidP="0065437E">
            <w:pPr>
              <w:pStyle w:val="Sansinterligne"/>
              <w:ind w:left="-68"/>
              <w:jc w:val="center"/>
              <w:rPr>
                <w:rFonts w:ascii="CG Omega" w:hAnsi="CG Omega"/>
              </w:rPr>
            </w:pPr>
            <w:r w:rsidRPr="004C4C17">
              <w:rPr>
                <w:rFonts w:ascii="CG Omega" w:hAnsi="CG Omega"/>
              </w:rPr>
              <w:t>2,00 %</w:t>
            </w:r>
          </w:p>
        </w:tc>
      </w:tr>
      <w:tr w:rsidR="0071304C" w:rsidRPr="004C4C17" w14:paraId="07789A7E" w14:textId="77777777" w:rsidTr="00512F8B">
        <w:trPr>
          <w:trHeight w:val="272"/>
          <w:jc w:val="center"/>
        </w:trPr>
        <w:tc>
          <w:tcPr>
            <w:tcW w:w="4576" w:type="dxa"/>
          </w:tcPr>
          <w:p w14:paraId="657A0CB0" w14:textId="77777777" w:rsidR="0071304C" w:rsidRPr="004C4C17" w:rsidRDefault="00FD3CE0" w:rsidP="0065437E">
            <w:pPr>
              <w:pStyle w:val="Sansinterligne"/>
              <w:ind w:left="-68"/>
              <w:jc w:val="center"/>
              <w:rPr>
                <w:rFonts w:ascii="CG Omega" w:hAnsi="CG Omega"/>
              </w:rPr>
            </w:pPr>
            <w:r w:rsidRPr="004C4C17">
              <w:rPr>
                <w:rFonts w:ascii="CG Omega" w:hAnsi="CG Omega"/>
              </w:rPr>
              <w:t>Du 01/08/2003 au 31/07/2005</w:t>
            </w:r>
          </w:p>
        </w:tc>
        <w:tc>
          <w:tcPr>
            <w:tcW w:w="4576" w:type="dxa"/>
          </w:tcPr>
          <w:p w14:paraId="16459BD9" w14:textId="77777777" w:rsidR="0071304C" w:rsidRPr="004C4C17" w:rsidRDefault="00FD3CE0" w:rsidP="0065437E">
            <w:pPr>
              <w:pStyle w:val="Sansinterligne"/>
              <w:ind w:left="-68"/>
              <w:jc w:val="center"/>
              <w:rPr>
                <w:rFonts w:ascii="CG Omega" w:hAnsi="CG Omega"/>
              </w:rPr>
            </w:pPr>
            <w:r w:rsidRPr="004C4C17">
              <w:rPr>
                <w:rFonts w:ascii="CG Omega" w:hAnsi="CG Omega"/>
              </w:rPr>
              <w:t>1,50 %</w:t>
            </w:r>
          </w:p>
        </w:tc>
      </w:tr>
      <w:tr w:rsidR="0071304C" w:rsidRPr="004C4C17" w14:paraId="2BAACC0E" w14:textId="77777777" w:rsidTr="00512F8B">
        <w:trPr>
          <w:trHeight w:val="272"/>
          <w:jc w:val="center"/>
        </w:trPr>
        <w:tc>
          <w:tcPr>
            <w:tcW w:w="4576" w:type="dxa"/>
          </w:tcPr>
          <w:p w14:paraId="38CB9244" w14:textId="77777777" w:rsidR="0071304C" w:rsidRPr="004C4C17" w:rsidRDefault="00FD3CE0" w:rsidP="0065437E">
            <w:pPr>
              <w:pStyle w:val="Sansinterligne"/>
              <w:ind w:left="-68"/>
              <w:jc w:val="center"/>
              <w:rPr>
                <w:rFonts w:ascii="CG Omega" w:hAnsi="CG Omega"/>
              </w:rPr>
            </w:pPr>
            <w:r w:rsidRPr="004C4C17">
              <w:rPr>
                <w:rFonts w:ascii="CG Omega" w:hAnsi="CG Omega"/>
              </w:rPr>
              <w:t>Du 01/08/2005 au 31/01/2006</w:t>
            </w:r>
          </w:p>
        </w:tc>
        <w:tc>
          <w:tcPr>
            <w:tcW w:w="4576" w:type="dxa"/>
          </w:tcPr>
          <w:p w14:paraId="74B700E8" w14:textId="77777777" w:rsidR="0071304C" w:rsidRPr="004C4C17" w:rsidRDefault="00FD3CE0" w:rsidP="0065437E">
            <w:pPr>
              <w:pStyle w:val="Sansinterligne"/>
              <w:ind w:left="-68"/>
              <w:jc w:val="center"/>
              <w:rPr>
                <w:rFonts w:ascii="CG Omega" w:hAnsi="CG Omega"/>
              </w:rPr>
            </w:pPr>
            <w:r w:rsidRPr="004C4C17">
              <w:rPr>
                <w:rFonts w:ascii="CG Omega" w:hAnsi="CG Omega"/>
              </w:rPr>
              <w:t>1,25 %</w:t>
            </w:r>
          </w:p>
        </w:tc>
      </w:tr>
      <w:tr w:rsidR="0071304C" w:rsidRPr="004C4C17" w14:paraId="29539681" w14:textId="77777777" w:rsidTr="00512F8B">
        <w:trPr>
          <w:trHeight w:val="255"/>
          <w:jc w:val="center"/>
        </w:trPr>
        <w:tc>
          <w:tcPr>
            <w:tcW w:w="4576" w:type="dxa"/>
          </w:tcPr>
          <w:p w14:paraId="5262EDA8" w14:textId="77777777" w:rsidR="0071304C" w:rsidRPr="004C4C17" w:rsidRDefault="00FD3CE0" w:rsidP="0065437E">
            <w:pPr>
              <w:pStyle w:val="Sansinterligne"/>
              <w:ind w:left="-68"/>
              <w:jc w:val="center"/>
              <w:rPr>
                <w:rFonts w:ascii="CG Omega" w:hAnsi="CG Omega"/>
              </w:rPr>
            </w:pPr>
            <w:r w:rsidRPr="004C4C17">
              <w:rPr>
                <w:rFonts w:ascii="CG Omega" w:hAnsi="CG Omega"/>
              </w:rPr>
              <w:t>Du 01/02/2006 au 31/07/2006</w:t>
            </w:r>
          </w:p>
        </w:tc>
        <w:tc>
          <w:tcPr>
            <w:tcW w:w="4576" w:type="dxa"/>
          </w:tcPr>
          <w:p w14:paraId="38442531" w14:textId="77777777" w:rsidR="0071304C" w:rsidRPr="004C4C17" w:rsidRDefault="00FD3CE0" w:rsidP="0065437E">
            <w:pPr>
              <w:pStyle w:val="Sansinterligne"/>
              <w:ind w:left="-68"/>
              <w:jc w:val="center"/>
              <w:rPr>
                <w:rFonts w:ascii="CG Omega" w:hAnsi="CG Omega"/>
              </w:rPr>
            </w:pPr>
            <w:r w:rsidRPr="004C4C17">
              <w:rPr>
                <w:rFonts w:ascii="CG Omega" w:hAnsi="CG Omega"/>
              </w:rPr>
              <w:t>1,50 %</w:t>
            </w:r>
          </w:p>
        </w:tc>
      </w:tr>
      <w:tr w:rsidR="0071304C" w:rsidRPr="004C4C17" w14:paraId="22C0C7F5" w14:textId="77777777" w:rsidTr="00512F8B">
        <w:trPr>
          <w:trHeight w:val="255"/>
          <w:jc w:val="center"/>
        </w:trPr>
        <w:tc>
          <w:tcPr>
            <w:tcW w:w="4576" w:type="dxa"/>
          </w:tcPr>
          <w:p w14:paraId="06C19434" w14:textId="77777777" w:rsidR="0071304C" w:rsidRPr="004C4C17" w:rsidRDefault="00FD3CE0" w:rsidP="0065437E">
            <w:pPr>
              <w:pStyle w:val="Sansinterligne"/>
              <w:ind w:left="-68"/>
              <w:jc w:val="center"/>
              <w:rPr>
                <w:rFonts w:ascii="CG Omega" w:hAnsi="CG Omega"/>
              </w:rPr>
            </w:pPr>
            <w:r w:rsidRPr="004C4C17">
              <w:rPr>
                <w:rFonts w:ascii="CG Omega" w:hAnsi="CG Omega"/>
              </w:rPr>
              <w:t>Du 01/08/2006 au 31/07/2007</w:t>
            </w:r>
          </w:p>
        </w:tc>
        <w:tc>
          <w:tcPr>
            <w:tcW w:w="4576" w:type="dxa"/>
          </w:tcPr>
          <w:p w14:paraId="4B5F515A" w14:textId="77777777" w:rsidR="0071304C" w:rsidRPr="004C4C17" w:rsidRDefault="00FD3CE0" w:rsidP="0065437E">
            <w:pPr>
              <w:pStyle w:val="Sansinterligne"/>
              <w:ind w:left="-68"/>
              <w:jc w:val="center"/>
              <w:rPr>
                <w:rFonts w:ascii="CG Omega" w:hAnsi="CG Omega"/>
              </w:rPr>
            </w:pPr>
            <w:r w:rsidRPr="004C4C17">
              <w:rPr>
                <w:rFonts w:ascii="CG Omega" w:hAnsi="CG Omega"/>
              </w:rPr>
              <w:t>1,75 %</w:t>
            </w:r>
          </w:p>
        </w:tc>
      </w:tr>
      <w:tr w:rsidR="0071304C" w:rsidRPr="004C4C17" w14:paraId="7535913C" w14:textId="77777777" w:rsidTr="00512F8B">
        <w:trPr>
          <w:trHeight w:val="272"/>
          <w:jc w:val="center"/>
        </w:trPr>
        <w:tc>
          <w:tcPr>
            <w:tcW w:w="4576" w:type="dxa"/>
          </w:tcPr>
          <w:p w14:paraId="58C3C8CF" w14:textId="77777777" w:rsidR="0071304C" w:rsidRPr="004C4C17" w:rsidRDefault="00332D0C" w:rsidP="0065437E">
            <w:pPr>
              <w:pStyle w:val="Sansinterligne"/>
              <w:ind w:left="-68"/>
              <w:jc w:val="center"/>
              <w:rPr>
                <w:rFonts w:ascii="CG Omega" w:hAnsi="CG Omega"/>
              </w:rPr>
            </w:pPr>
            <w:r w:rsidRPr="004C4C17">
              <w:rPr>
                <w:rFonts w:ascii="CG Omega" w:hAnsi="CG Omega"/>
              </w:rPr>
              <w:t>Du 01/08/2007 au 31/01/2008</w:t>
            </w:r>
          </w:p>
        </w:tc>
        <w:tc>
          <w:tcPr>
            <w:tcW w:w="4576" w:type="dxa"/>
          </w:tcPr>
          <w:p w14:paraId="69FB9FFD" w14:textId="77777777" w:rsidR="0071304C" w:rsidRPr="004C4C17" w:rsidRDefault="00332D0C" w:rsidP="0065437E">
            <w:pPr>
              <w:pStyle w:val="Sansinterligne"/>
              <w:ind w:left="-68"/>
              <w:jc w:val="center"/>
              <w:rPr>
                <w:rFonts w:ascii="CG Omega" w:hAnsi="CG Omega"/>
              </w:rPr>
            </w:pPr>
            <w:r w:rsidRPr="004C4C17">
              <w:rPr>
                <w:rFonts w:ascii="CG Omega" w:hAnsi="CG Omega"/>
              </w:rPr>
              <w:t>2,00 %</w:t>
            </w:r>
          </w:p>
        </w:tc>
      </w:tr>
      <w:tr w:rsidR="0071304C" w:rsidRPr="004C4C17" w14:paraId="4F80797A" w14:textId="77777777" w:rsidTr="00512F8B">
        <w:trPr>
          <w:trHeight w:val="255"/>
          <w:jc w:val="center"/>
        </w:trPr>
        <w:tc>
          <w:tcPr>
            <w:tcW w:w="4576" w:type="dxa"/>
          </w:tcPr>
          <w:p w14:paraId="2311B351" w14:textId="77777777" w:rsidR="0071304C" w:rsidRPr="004C4C17" w:rsidRDefault="00332D0C" w:rsidP="0065437E">
            <w:pPr>
              <w:pStyle w:val="Sansinterligne"/>
              <w:ind w:left="-68"/>
              <w:jc w:val="center"/>
              <w:rPr>
                <w:rFonts w:ascii="CG Omega" w:hAnsi="CG Omega"/>
              </w:rPr>
            </w:pPr>
            <w:r w:rsidRPr="004C4C17">
              <w:rPr>
                <w:rFonts w:ascii="CG Omega" w:hAnsi="CG Omega"/>
              </w:rPr>
              <w:t>Du 01/02/2008 au 31/07/2008</w:t>
            </w:r>
          </w:p>
        </w:tc>
        <w:tc>
          <w:tcPr>
            <w:tcW w:w="4576" w:type="dxa"/>
          </w:tcPr>
          <w:p w14:paraId="79190277" w14:textId="77777777" w:rsidR="0071304C" w:rsidRPr="004C4C17" w:rsidRDefault="00332D0C" w:rsidP="0065437E">
            <w:pPr>
              <w:pStyle w:val="Sansinterligne"/>
              <w:ind w:left="-68"/>
              <w:jc w:val="center"/>
              <w:rPr>
                <w:rFonts w:ascii="CG Omega" w:hAnsi="CG Omega"/>
              </w:rPr>
            </w:pPr>
            <w:r w:rsidRPr="004C4C17">
              <w:rPr>
                <w:rFonts w:ascii="CG Omega" w:hAnsi="CG Omega"/>
              </w:rPr>
              <w:t>2,25 %</w:t>
            </w:r>
          </w:p>
        </w:tc>
      </w:tr>
      <w:tr w:rsidR="0071304C" w:rsidRPr="004C4C17" w14:paraId="5670C923" w14:textId="77777777" w:rsidTr="00512F8B">
        <w:trPr>
          <w:trHeight w:val="255"/>
          <w:jc w:val="center"/>
        </w:trPr>
        <w:tc>
          <w:tcPr>
            <w:tcW w:w="4576" w:type="dxa"/>
          </w:tcPr>
          <w:p w14:paraId="0EC12D0B" w14:textId="77777777" w:rsidR="0071304C" w:rsidRPr="004C4C17" w:rsidRDefault="00332D0C" w:rsidP="0065437E">
            <w:pPr>
              <w:pStyle w:val="Sansinterligne"/>
              <w:ind w:left="-68"/>
              <w:jc w:val="center"/>
              <w:rPr>
                <w:rFonts w:ascii="CG Omega" w:hAnsi="CG Omega"/>
              </w:rPr>
            </w:pPr>
            <w:r w:rsidRPr="004C4C17">
              <w:rPr>
                <w:rFonts w:ascii="CG Omega" w:hAnsi="CG Omega"/>
              </w:rPr>
              <w:t>Du 01/08/2008 au 31/01/2009</w:t>
            </w:r>
          </w:p>
        </w:tc>
        <w:tc>
          <w:tcPr>
            <w:tcW w:w="4576" w:type="dxa"/>
          </w:tcPr>
          <w:p w14:paraId="23E9ABCE" w14:textId="7EA954A3" w:rsidR="0071304C" w:rsidRPr="004C4C17" w:rsidRDefault="00332D0C" w:rsidP="002E553A">
            <w:pPr>
              <w:pStyle w:val="Sansinterligne"/>
              <w:ind w:left="-68"/>
              <w:jc w:val="center"/>
              <w:rPr>
                <w:rFonts w:ascii="CG Omega" w:hAnsi="CG Omega"/>
              </w:rPr>
            </w:pPr>
            <w:r w:rsidRPr="004C4C17">
              <w:rPr>
                <w:rFonts w:ascii="CG Omega" w:hAnsi="CG Omega"/>
              </w:rPr>
              <w:t>2,75 %</w:t>
            </w:r>
          </w:p>
        </w:tc>
      </w:tr>
      <w:tr w:rsidR="0071304C" w:rsidRPr="004C4C17" w14:paraId="0EA2D2A5" w14:textId="77777777" w:rsidTr="00512F8B">
        <w:trPr>
          <w:trHeight w:val="255"/>
          <w:jc w:val="center"/>
        </w:trPr>
        <w:tc>
          <w:tcPr>
            <w:tcW w:w="4576" w:type="dxa"/>
          </w:tcPr>
          <w:p w14:paraId="3FE1329C" w14:textId="77777777" w:rsidR="0071304C" w:rsidRPr="004C4C17" w:rsidRDefault="00332D0C" w:rsidP="0065437E">
            <w:pPr>
              <w:pStyle w:val="Sansinterligne"/>
              <w:ind w:left="-68"/>
              <w:jc w:val="center"/>
              <w:rPr>
                <w:rFonts w:ascii="CG Omega" w:hAnsi="CG Omega"/>
              </w:rPr>
            </w:pPr>
            <w:r w:rsidRPr="004C4C17">
              <w:rPr>
                <w:rFonts w:ascii="CG Omega" w:hAnsi="CG Omega"/>
              </w:rPr>
              <w:t>Du 01/02/2009 au 30/04/2009</w:t>
            </w:r>
          </w:p>
        </w:tc>
        <w:tc>
          <w:tcPr>
            <w:tcW w:w="4576" w:type="dxa"/>
          </w:tcPr>
          <w:p w14:paraId="3D5F5DEB" w14:textId="77777777" w:rsidR="0071304C" w:rsidRPr="004C4C17" w:rsidRDefault="00332D0C" w:rsidP="0065437E">
            <w:pPr>
              <w:pStyle w:val="Sansinterligne"/>
              <w:ind w:left="-68"/>
              <w:jc w:val="center"/>
              <w:rPr>
                <w:rFonts w:ascii="CG Omega" w:hAnsi="CG Omega"/>
              </w:rPr>
            </w:pPr>
            <w:r w:rsidRPr="004C4C17">
              <w:rPr>
                <w:rFonts w:ascii="CG Omega" w:hAnsi="CG Omega"/>
              </w:rPr>
              <w:t>1,75 %</w:t>
            </w:r>
          </w:p>
        </w:tc>
      </w:tr>
      <w:tr w:rsidR="00CF0842" w:rsidRPr="004C4C17" w14:paraId="75F09FAA" w14:textId="77777777" w:rsidTr="00CF0842">
        <w:trPr>
          <w:trHeight w:val="255"/>
          <w:jc w:val="center"/>
        </w:trPr>
        <w:tc>
          <w:tcPr>
            <w:tcW w:w="4576" w:type="dxa"/>
            <w:shd w:val="pct15" w:color="auto" w:fill="auto"/>
          </w:tcPr>
          <w:p w14:paraId="1852ECD3" w14:textId="77777777" w:rsidR="00CF0842" w:rsidRPr="004C4C17" w:rsidRDefault="00CF0842" w:rsidP="00CF0842">
            <w:pPr>
              <w:pStyle w:val="Sansinterligne"/>
              <w:ind w:left="-68"/>
              <w:jc w:val="center"/>
              <w:rPr>
                <w:rFonts w:ascii="CG Omega" w:hAnsi="CG Omega"/>
              </w:rPr>
            </w:pPr>
            <w:r w:rsidRPr="004C4C17">
              <w:rPr>
                <w:rFonts w:ascii="CG Omega" w:hAnsi="CG Omega"/>
              </w:rPr>
              <w:lastRenderedPageBreak/>
              <w:t>Périodes</w:t>
            </w:r>
          </w:p>
        </w:tc>
        <w:tc>
          <w:tcPr>
            <w:tcW w:w="4576" w:type="dxa"/>
            <w:shd w:val="pct15" w:color="auto" w:fill="auto"/>
          </w:tcPr>
          <w:p w14:paraId="40541D30" w14:textId="77777777" w:rsidR="00CF0842" w:rsidRPr="004C4C17" w:rsidRDefault="00CF0842" w:rsidP="00CF0842">
            <w:pPr>
              <w:pStyle w:val="Sansinterligne"/>
              <w:ind w:left="-68"/>
              <w:jc w:val="center"/>
              <w:rPr>
                <w:rFonts w:ascii="CG Omega" w:hAnsi="CG Omega"/>
              </w:rPr>
            </w:pPr>
            <w:r w:rsidRPr="004C4C17">
              <w:rPr>
                <w:rFonts w:ascii="CG Omega" w:hAnsi="CG Omega"/>
              </w:rPr>
              <w:t>Taux d’intérêt annuel</w:t>
            </w:r>
          </w:p>
        </w:tc>
      </w:tr>
      <w:tr w:rsidR="0071304C" w:rsidRPr="004C4C17" w14:paraId="6F3C0A2C" w14:textId="77777777" w:rsidTr="00512F8B">
        <w:trPr>
          <w:trHeight w:val="272"/>
          <w:jc w:val="center"/>
        </w:trPr>
        <w:tc>
          <w:tcPr>
            <w:tcW w:w="4576" w:type="dxa"/>
          </w:tcPr>
          <w:p w14:paraId="1777C85B" w14:textId="77777777" w:rsidR="0071304C" w:rsidRPr="004C4C17" w:rsidRDefault="00332D0C" w:rsidP="0065437E">
            <w:pPr>
              <w:pStyle w:val="Sansinterligne"/>
              <w:ind w:left="-68"/>
              <w:jc w:val="center"/>
              <w:rPr>
                <w:rFonts w:ascii="CG Omega" w:hAnsi="CG Omega"/>
              </w:rPr>
            </w:pPr>
            <w:r w:rsidRPr="004C4C17">
              <w:rPr>
                <w:rFonts w:ascii="CG Omega" w:hAnsi="CG Omega"/>
              </w:rPr>
              <w:t>Du 01/05/2009 au 31/07/2009</w:t>
            </w:r>
          </w:p>
        </w:tc>
        <w:tc>
          <w:tcPr>
            <w:tcW w:w="4576" w:type="dxa"/>
          </w:tcPr>
          <w:p w14:paraId="694DF850" w14:textId="77777777" w:rsidR="0071304C" w:rsidRPr="004C4C17" w:rsidRDefault="00332D0C" w:rsidP="0065437E">
            <w:pPr>
              <w:pStyle w:val="Sansinterligne"/>
              <w:ind w:left="-68"/>
              <w:jc w:val="center"/>
              <w:rPr>
                <w:rFonts w:ascii="CG Omega" w:hAnsi="CG Omega"/>
              </w:rPr>
            </w:pPr>
            <w:r w:rsidRPr="004C4C17">
              <w:rPr>
                <w:rFonts w:ascii="CG Omega" w:hAnsi="CG Omega"/>
              </w:rPr>
              <w:t>1,25 %</w:t>
            </w:r>
          </w:p>
        </w:tc>
      </w:tr>
      <w:tr w:rsidR="0071304C" w:rsidRPr="004C4C17" w14:paraId="41EA27BC" w14:textId="77777777" w:rsidTr="00512F8B">
        <w:trPr>
          <w:trHeight w:val="255"/>
          <w:jc w:val="center"/>
        </w:trPr>
        <w:tc>
          <w:tcPr>
            <w:tcW w:w="4576" w:type="dxa"/>
          </w:tcPr>
          <w:p w14:paraId="6D5F3683" w14:textId="77777777" w:rsidR="0071304C" w:rsidRPr="004C4C17" w:rsidRDefault="00332D0C" w:rsidP="0065437E">
            <w:pPr>
              <w:pStyle w:val="Sansinterligne"/>
              <w:ind w:left="-68"/>
              <w:jc w:val="center"/>
              <w:rPr>
                <w:rFonts w:ascii="CG Omega" w:hAnsi="CG Omega"/>
              </w:rPr>
            </w:pPr>
            <w:r w:rsidRPr="004C4C17">
              <w:rPr>
                <w:rFonts w:ascii="CG Omega" w:hAnsi="CG Omega"/>
              </w:rPr>
              <w:t>Du 01/08/2009 au 31/07/2010</w:t>
            </w:r>
          </w:p>
        </w:tc>
        <w:tc>
          <w:tcPr>
            <w:tcW w:w="4576" w:type="dxa"/>
          </w:tcPr>
          <w:p w14:paraId="78BB3B98" w14:textId="77777777" w:rsidR="0071304C" w:rsidRPr="004C4C17" w:rsidRDefault="00332D0C" w:rsidP="0065437E">
            <w:pPr>
              <w:pStyle w:val="Sansinterligne"/>
              <w:ind w:left="-68"/>
              <w:jc w:val="center"/>
              <w:rPr>
                <w:rFonts w:ascii="CG Omega" w:hAnsi="CG Omega"/>
              </w:rPr>
            </w:pPr>
            <w:r w:rsidRPr="004C4C17">
              <w:rPr>
                <w:rFonts w:ascii="CG Omega" w:hAnsi="CG Omega"/>
              </w:rPr>
              <w:t>0,75 %</w:t>
            </w:r>
          </w:p>
        </w:tc>
      </w:tr>
      <w:tr w:rsidR="0071304C" w:rsidRPr="004C4C17" w14:paraId="6D21ADDB" w14:textId="77777777" w:rsidTr="00512F8B">
        <w:trPr>
          <w:trHeight w:val="255"/>
          <w:jc w:val="center"/>
        </w:trPr>
        <w:tc>
          <w:tcPr>
            <w:tcW w:w="4576" w:type="dxa"/>
          </w:tcPr>
          <w:p w14:paraId="4F033854" w14:textId="77777777" w:rsidR="0071304C" w:rsidRPr="004C4C17" w:rsidRDefault="00332D0C" w:rsidP="0065437E">
            <w:pPr>
              <w:pStyle w:val="Sansinterligne"/>
              <w:ind w:left="-68"/>
              <w:jc w:val="center"/>
              <w:rPr>
                <w:rFonts w:ascii="CG Omega" w:hAnsi="CG Omega"/>
              </w:rPr>
            </w:pPr>
            <w:r w:rsidRPr="004C4C17">
              <w:rPr>
                <w:rFonts w:ascii="CG Omega" w:hAnsi="CG Omega"/>
              </w:rPr>
              <w:t>Du 01/08/2010 au 31/01/2011</w:t>
            </w:r>
          </w:p>
        </w:tc>
        <w:tc>
          <w:tcPr>
            <w:tcW w:w="4576" w:type="dxa"/>
          </w:tcPr>
          <w:p w14:paraId="4994D0F9" w14:textId="77777777" w:rsidR="0071304C" w:rsidRPr="004C4C17" w:rsidRDefault="00332D0C" w:rsidP="0065437E">
            <w:pPr>
              <w:pStyle w:val="Sansinterligne"/>
              <w:ind w:left="-68"/>
              <w:jc w:val="center"/>
              <w:rPr>
                <w:rFonts w:ascii="CG Omega" w:hAnsi="CG Omega"/>
              </w:rPr>
            </w:pPr>
            <w:r w:rsidRPr="004C4C17">
              <w:rPr>
                <w:rFonts w:ascii="CG Omega" w:hAnsi="CG Omega"/>
              </w:rPr>
              <w:t>1,25 %</w:t>
            </w:r>
          </w:p>
        </w:tc>
      </w:tr>
      <w:tr w:rsidR="0071304C" w:rsidRPr="004C4C17" w14:paraId="4A893D6D" w14:textId="77777777" w:rsidTr="00512F8B">
        <w:trPr>
          <w:trHeight w:val="255"/>
          <w:jc w:val="center"/>
        </w:trPr>
        <w:tc>
          <w:tcPr>
            <w:tcW w:w="4576" w:type="dxa"/>
          </w:tcPr>
          <w:p w14:paraId="40179CC0" w14:textId="77777777" w:rsidR="0071304C" w:rsidRPr="004C4C17" w:rsidRDefault="00332D0C" w:rsidP="0065437E">
            <w:pPr>
              <w:pStyle w:val="Sansinterligne"/>
              <w:ind w:left="-68"/>
              <w:jc w:val="center"/>
              <w:rPr>
                <w:rFonts w:ascii="CG Omega" w:hAnsi="CG Omega"/>
              </w:rPr>
            </w:pPr>
            <w:r w:rsidRPr="004C4C17">
              <w:rPr>
                <w:rFonts w:ascii="CG Omega" w:hAnsi="CG Omega"/>
              </w:rPr>
              <w:t>Du 01/02/2011 au 31/07/2011</w:t>
            </w:r>
          </w:p>
        </w:tc>
        <w:tc>
          <w:tcPr>
            <w:tcW w:w="4576" w:type="dxa"/>
          </w:tcPr>
          <w:p w14:paraId="64E544B2" w14:textId="568F9B5D" w:rsidR="0071304C" w:rsidRPr="004C4C17" w:rsidRDefault="00332D0C" w:rsidP="00756A43">
            <w:pPr>
              <w:pStyle w:val="Sansinterligne"/>
              <w:ind w:left="-68"/>
              <w:jc w:val="center"/>
              <w:rPr>
                <w:rFonts w:ascii="CG Omega" w:hAnsi="CG Omega"/>
              </w:rPr>
            </w:pPr>
            <w:r w:rsidRPr="004C4C17">
              <w:rPr>
                <w:rFonts w:ascii="CG Omega" w:hAnsi="CG Omega"/>
              </w:rPr>
              <w:t>1,25 %</w:t>
            </w:r>
          </w:p>
        </w:tc>
      </w:tr>
      <w:tr w:rsidR="0071304C" w:rsidRPr="004C4C17" w14:paraId="45836007" w14:textId="77777777" w:rsidTr="00512F8B">
        <w:trPr>
          <w:trHeight w:val="272"/>
          <w:jc w:val="center"/>
        </w:trPr>
        <w:tc>
          <w:tcPr>
            <w:tcW w:w="4576" w:type="dxa"/>
          </w:tcPr>
          <w:p w14:paraId="0E06537F" w14:textId="77777777" w:rsidR="0071304C" w:rsidRPr="004C4C17" w:rsidRDefault="00332D0C" w:rsidP="0065437E">
            <w:pPr>
              <w:pStyle w:val="Sansinterligne"/>
              <w:ind w:left="-68"/>
              <w:jc w:val="center"/>
              <w:rPr>
                <w:rFonts w:ascii="CG Omega" w:hAnsi="CG Omega"/>
              </w:rPr>
            </w:pPr>
            <w:r w:rsidRPr="004C4C17">
              <w:rPr>
                <w:rFonts w:ascii="CG Omega" w:hAnsi="CG Omega"/>
              </w:rPr>
              <w:t>Du 01/08/2011 au 31/01/2013</w:t>
            </w:r>
          </w:p>
        </w:tc>
        <w:tc>
          <w:tcPr>
            <w:tcW w:w="4576" w:type="dxa"/>
          </w:tcPr>
          <w:p w14:paraId="23BDDAE6" w14:textId="77777777" w:rsidR="0071304C" w:rsidRPr="004C4C17" w:rsidRDefault="00332D0C" w:rsidP="0065437E">
            <w:pPr>
              <w:pStyle w:val="Sansinterligne"/>
              <w:ind w:left="-68"/>
              <w:jc w:val="center"/>
              <w:rPr>
                <w:rFonts w:ascii="CG Omega" w:hAnsi="CG Omega"/>
              </w:rPr>
            </w:pPr>
            <w:r w:rsidRPr="004C4C17">
              <w:rPr>
                <w:rFonts w:ascii="CG Omega" w:hAnsi="CG Omega"/>
              </w:rPr>
              <w:t>1,50 %</w:t>
            </w:r>
          </w:p>
        </w:tc>
      </w:tr>
      <w:tr w:rsidR="0071304C" w:rsidRPr="004C4C17" w14:paraId="63F0D4DD" w14:textId="77777777" w:rsidTr="00512F8B">
        <w:trPr>
          <w:trHeight w:val="255"/>
          <w:jc w:val="center"/>
        </w:trPr>
        <w:tc>
          <w:tcPr>
            <w:tcW w:w="4576" w:type="dxa"/>
          </w:tcPr>
          <w:p w14:paraId="5C07C867" w14:textId="77777777" w:rsidR="0071304C" w:rsidRPr="004C4C17" w:rsidRDefault="00332D0C" w:rsidP="0065437E">
            <w:pPr>
              <w:pStyle w:val="Sansinterligne"/>
              <w:ind w:left="-68"/>
              <w:jc w:val="center"/>
              <w:rPr>
                <w:rFonts w:ascii="CG Omega" w:hAnsi="CG Omega"/>
              </w:rPr>
            </w:pPr>
            <w:r w:rsidRPr="004C4C17">
              <w:rPr>
                <w:rFonts w:ascii="CG Omega" w:hAnsi="CG Omega"/>
              </w:rPr>
              <w:t>Du 01/02/2013 au 31/07/2013</w:t>
            </w:r>
          </w:p>
        </w:tc>
        <w:tc>
          <w:tcPr>
            <w:tcW w:w="4576" w:type="dxa"/>
          </w:tcPr>
          <w:p w14:paraId="31A00BC8" w14:textId="77777777" w:rsidR="0071304C" w:rsidRPr="004C4C17" w:rsidRDefault="00332D0C" w:rsidP="0065437E">
            <w:pPr>
              <w:pStyle w:val="Sansinterligne"/>
              <w:ind w:left="-68"/>
              <w:jc w:val="center"/>
              <w:rPr>
                <w:rFonts w:ascii="CG Omega" w:hAnsi="CG Omega"/>
              </w:rPr>
            </w:pPr>
            <w:r w:rsidRPr="004C4C17">
              <w:rPr>
                <w:rFonts w:ascii="CG Omega" w:hAnsi="CG Omega"/>
              </w:rPr>
              <w:t>1,25 %</w:t>
            </w:r>
          </w:p>
        </w:tc>
      </w:tr>
      <w:tr w:rsidR="0071304C" w:rsidRPr="004C4C17" w14:paraId="21A3A435" w14:textId="77777777" w:rsidTr="00512F8B">
        <w:trPr>
          <w:trHeight w:val="272"/>
          <w:jc w:val="center"/>
        </w:trPr>
        <w:tc>
          <w:tcPr>
            <w:tcW w:w="4576" w:type="dxa"/>
          </w:tcPr>
          <w:p w14:paraId="292320FE" w14:textId="37D4022A" w:rsidR="0071304C" w:rsidRPr="004F0AFD" w:rsidRDefault="002E553A" w:rsidP="0065437E">
            <w:pPr>
              <w:pStyle w:val="Sansinterligne"/>
              <w:ind w:left="-68"/>
              <w:jc w:val="center"/>
              <w:rPr>
                <w:rFonts w:ascii="CG Omega" w:hAnsi="CG Omega"/>
              </w:rPr>
            </w:pPr>
            <w:r w:rsidRPr="004F0AFD">
              <w:rPr>
                <w:rFonts w:ascii="CG Omega" w:hAnsi="CG Omega"/>
              </w:rPr>
              <w:t>Du</w:t>
            </w:r>
            <w:r w:rsidR="00332D0C" w:rsidRPr="004F0AFD">
              <w:rPr>
                <w:rFonts w:ascii="CG Omega" w:hAnsi="CG Omega"/>
              </w:rPr>
              <w:t xml:space="preserve"> 01/08/2013</w:t>
            </w:r>
            <w:r w:rsidRPr="004F0AFD">
              <w:rPr>
                <w:rFonts w:ascii="CG Omega" w:hAnsi="CG Omega"/>
              </w:rPr>
              <w:t xml:space="preserve"> au 31/07/2015</w:t>
            </w:r>
          </w:p>
        </w:tc>
        <w:tc>
          <w:tcPr>
            <w:tcW w:w="4576" w:type="dxa"/>
          </w:tcPr>
          <w:p w14:paraId="43B569AB" w14:textId="77777777" w:rsidR="0071304C" w:rsidRPr="004F0AFD" w:rsidRDefault="00332D0C" w:rsidP="0065437E">
            <w:pPr>
              <w:pStyle w:val="Sansinterligne"/>
              <w:ind w:left="-68"/>
              <w:jc w:val="center"/>
              <w:rPr>
                <w:rFonts w:ascii="CG Omega" w:hAnsi="CG Omega"/>
              </w:rPr>
            </w:pPr>
            <w:r w:rsidRPr="004F0AFD">
              <w:rPr>
                <w:rFonts w:ascii="CG Omega" w:hAnsi="CG Omega"/>
              </w:rPr>
              <w:t>0,75 %</w:t>
            </w:r>
          </w:p>
        </w:tc>
      </w:tr>
      <w:tr w:rsidR="002E553A" w:rsidRPr="004C4C17" w14:paraId="5103CE78" w14:textId="77777777" w:rsidTr="00512F8B">
        <w:trPr>
          <w:trHeight w:val="272"/>
          <w:jc w:val="center"/>
        </w:trPr>
        <w:tc>
          <w:tcPr>
            <w:tcW w:w="4576" w:type="dxa"/>
          </w:tcPr>
          <w:p w14:paraId="5AF5FB08" w14:textId="3465F1E6" w:rsidR="002E553A" w:rsidRPr="004F0AFD" w:rsidRDefault="009312BE" w:rsidP="003A22E7">
            <w:pPr>
              <w:pStyle w:val="Sansinterligne"/>
              <w:ind w:left="-68"/>
              <w:jc w:val="center"/>
              <w:rPr>
                <w:rFonts w:ascii="CG Omega" w:hAnsi="CG Omega"/>
              </w:rPr>
            </w:pPr>
            <w:r>
              <w:rPr>
                <w:rFonts w:ascii="CG Omega" w:hAnsi="CG Omega"/>
              </w:rPr>
              <w:t>Du</w:t>
            </w:r>
            <w:r w:rsidR="002E553A" w:rsidRPr="004F0AFD">
              <w:rPr>
                <w:rFonts w:ascii="CG Omega" w:hAnsi="CG Omega"/>
              </w:rPr>
              <w:t xml:space="preserve"> 01/08/201</w:t>
            </w:r>
            <w:r w:rsidR="005E69CC" w:rsidRPr="004F0AFD">
              <w:rPr>
                <w:rFonts w:ascii="CG Omega" w:hAnsi="CG Omega"/>
              </w:rPr>
              <w:t>5</w:t>
            </w:r>
            <w:r>
              <w:rPr>
                <w:rFonts w:ascii="CG Omega" w:hAnsi="CG Omega"/>
              </w:rPr>
              <w:t xml:space="preserve"> au 31/</w:t>
            </w:r>
            <w:r w:rsidR="003A22E7">
              <w:rPr>
                <w:rFonts w:ascii="CG Omega" w:hAnsi="CG Omega"/>
              </w:rPr>
              <w:t>01/2020</w:t>
            </w:r>
          </w:p>
        </w:tc>
        <w:tc>
          <w:tcPr>
            <w:tcW w:w="4576" w:type="dxa"/>
          </w:tcPr>
          <w:p w14:paraId="29AC45F0" w14:textId="22D33DBE" w:rsidR="002E553A" w:rsidRPr="004F0AFD" w:rsidRDefault="002E553A" w:rsidP="0065437E">
            <w:pPr>
              <w:pStyle w:val="Sansinterligne"/>
              <w:ind w:left="-68"/>
              <w:jc w:val="center"/>
              <w:rPr>
                <w:rFonts w:ascii="CG Omega" w:hAnsi="CG Omega"/>
              </w:rPr>
            </w:pPr>
            <w:r w:rsidRPr="004F0AFD">
              <w:rPr>
                <w:rFonts w:ascii="CG Omega" w:hAnsi="CG Omega"/>
              </w:rPr>
              <w:t>0,50 %</w:t>
            </w:r>
          </w:p>
        </w:tc>
      </w:tr>
      <w:tr w:rsidR="009312BE" w:rsidRPr="004C4C17" w14:paraId="6017147D" w14:textId="77777777" w:rsidTr="00512F8B">
        <w:trPr>
          <w:trHeight w:val="272"/>
          <w:jc w:val="center"/>
        </w:trPr>
        <w:tc>
          <w:tcPr>
            <w:tcW w:w="4576" w:type="dxa"/>
          </w:tcPr>
          <w:p w14:paraId="3DCBD9CE" w14:textId="11CE024E" w:rsidR="009312BE" w:rsidRPr="004F0AFD" w:rsidRDefault="009312BE" w:rsidP="00756A43">
            <w:pPr>
              <w:pStyle w:val="Sansinterligne"/>
              <w:ind w:left="-68"/>
              <w:jc w:val="center"/>
              <w:rPr>
                <w:rFonts w:ascii="CG Omega" w:hAnsi="CG Omega"/>
              </w:rPr>
            </w:pPr>
            <w:r>
              <w:rPr>
                <w:rFonts w:ascii="CG Omega" w:hAnsi="CG Omega"/>
              </w:rPr>
              <w:t>Depuis le 01/0</w:t>
            </w:r>
            <w:r w:rsidR="00756A43">
              <w:rPr>
                <w:rFonts w:ascii="CG Omega" w:hAnsi="CG Omega"/>
              </w:rPr>
              <w:t>2</w:t>
            </w:r>
            <w:r>
              <w:rPr>
                <w:rFonts w:ascii="CG Omega" w:hAnsi="CG Omega"/>
              </w:rPr>
              <w:t>/2020</w:t>
            </w:r>
          </w:p>
        </w:tc>
        <w:tc>
          <w:tcPr>
            <w:tcW w:w="4576" w:type="dxa"/>
          </w:tcPr>
          <w:p w14:paraId="506F7CE4" w14:textId="436A614D" w:rsidR="009312BE" w:rsidRPr="004F0AFD" w:rsidRDefault="009312BE" w:rsidP="009312BE">
            <w:pPr>
              <w:pStyle w:val="Sansinterligne"/>
              <w:ind w:left="-68"/>
              <w:jc w:val="center"/>
              <w:rPr>
                <w:rFonts w:ascii="CG Omega" w:hAnsi="CG Omega"/>
              </w:rPr>
            </w:pPr>
            <w:r>
              <w:rPr>
                <w:rFonts w:ascii="CG Omega" w:hAnsi="CG Omega"/>
              </w:rPr>
              <w:t>0,25 %</w:t>
            </w:r>
          </w:p>
        </w:tc>
      </w:tr>
      <w:tr w:rsidR="00F9683F" w:rsidRPr="004C4C17" w14:paraId="1A72EE5F" w14:textId="77777777" w:rsidTr="00A03F7B">
        <w:trPr>
          <w:trHeight w:val="272"/>
          <w:jc w:val="center"/>
        </w:trPr>
        <w:tc>
          <w:tcPr>
            <w:tcW w:w="9152" w:type="dxa"/>
            <w:gridSpan w:val="2"/>
          </w:tcPr>
          <w:p w14:paraId="1DDF4BFD" w14:textId="7A619BEE" w:rsidR="00F9683F" w:rsidRPr="00F9683F" w:rsidRDefault="00F9683F" w:rsidP="003A1664">
            <w:pPr>
              <w:pStyle w:val="Sansinterligne"/>
              <w:ind w:left="0"/>
              <w:rPr>
                <w:rFonts w:ascii="CG Omega" w:hAnsi="CG Omega"/>
                <w:i/>
              </w:rPr>
            </w:pPr>
            <w:r w:rsidRPr="00F9683F">
              <w:rPr>
                <w:rFonts w:ascii="CG Omega" w:hAnsi="CG Omega"/>
                <w:i/>
                <w:sz w:val="20"/>
              </w:rPr>
              <w:t>*</w:t>
            </w:r>
            <w:r>
              <w:rPr>
                <w:rFonts w:ascii="CG Omega" w:hAnsi="CG Omega"/>
                <w:i/>
                <w:sz w:val="20"/>
              </w:rPr>
              <w:t xml:space="preserve"> </w:t>
            </w:r>
            <w:r w:rsidRPr="00F9683F">
              <w:rPr>
                <w:rFonts w:ascii="CG Omega" w:hAnsi="CG Omega"/>
                <w:i/>
                <w:sz w:val="20"/>
              </w:rPr>
              <w:t>Malgré le passage du livret A à 2%, le taux d’intérêt des CEL avait été maintenu à 1,25</w:t>
            </w:r>
            <w:r w:rsidR="003A1664">
              <w:rPr>
                <w:rFonts w:ascii="CG Omega" w:hAnsi="CG Omega"/>
                <w:i/>
                <w:sz w:val="20"/>
              </w:rPr>
              <w:t> </w:t>
            </w:r>
            <w:r w:rsidRPr="00F9683F">
              <w:rPr>
                <w:rFonts w:ascii="CG Omega" w:hAnsi="CG Omega"/>
                <w:i/>
                <w:sz w:val="20"/>
              </w:rPr>
              <w:t>% en raison de son mode de calcul (égal à 2/3 du taux des livrets A, avec arrondi au quart de point le plus proche).</w:t>
            </w:r>
          </w:p>
        </w:tc>
      </w:tr>
    </w:tbl>
    <w:p w14:paraId="462F7499" w14:textId="77777777" w:rsidR="00E04067" w:rsidRPr="004C4C17" w:rsidRDefault="00E04067" w:rsidP="008F0CBA">
      <w:pPr>
        <w:pStyle w:val="Sansinterligne"/>
        <w:ind w:left="0" w:firstLine="0"/>
        <w:rPr>
          <w:rFonts w:ascii="CG Omega" w:hAnsi="CG Omega"/>
        </w:rPr>
      </w:pPr>
    </w:p>
    <w:p w14:paraId="2598F35E" w14:textId="63AC8C19" w:rsidR="00332D0C" w:rsidRDefault="00D41950" w:rsidP="00E26A54">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110B1B">
        <w:rPr>
          <w:rFonts w:ascii="CG Omega" w:hAnsi="CG Omega"/>
          <w:b/>
        </w:rPr>
        <w:t>PEL</w:t>
      </w:r>
      <w:r>
        <w:rPr>
          <w:rFonts w:ascii="CG Omega" w:hAnsi="CG Omega"/>
        </w:rPr>
        <w:t> : l</w:t>
      </w:r>
      <w:r w:rsidR="000312CF">
        <w:rPr>
          <w:rFonts w:ascii="CG Omega" w:hAnsi="CG Omega"/>
        </w:rPr>
        <w:t>es sommes inscrites au compte du souscripteur d’un plan d’épargne-logement portent intérêt, à un taux fixé par arrêté interministériel (</w:t>
      </w:r>
      <w:hyperlink r:id="rId60" w:history="1">
        <w:r w:rsidR="000312CF" w:rsidRPr="00A41B36">
          <w:rPr>
            <w:rStyle w:val="Lienhypertexte"/>
            <w:rFonts w:ascii="CG Omega" w:hAnsi="CG Omega"/>
            <w:i/>
          </w:rPr>
          <w:t>CCH, art. R.</w:t>
        </w:r>
        <w:r w:rsidR="00A41B36" w:rsidRPr="00A41B36">
          <w:rPr>
            <w:rStyle w:val="Lienhypertexte"/>
            <w:rFonts w:ascii="CG Omega" w:hAnsi="CG Omega"/>
            <w:i/>
          </w:rPr>
          <w:t xml:space="preserve"> </w:t>
        </w:r>
        <w:r w:rsidR="000312CF" w:rsidRPr="00A41B36">
          <w:rPr>
            <w:rStyle w:val="Lienhypertexte"/>
            <w:rFonts w:ascii="CG Omega" w:hAnsi="CG Omega"/>
            <w:i/>
          </w:rPr>
          <w:t>315-29, al. 1</w:t>
        </w:r>
      </w:hyperlink>
      <w:r w:rsidR="000312CF">
        <w:rPr>
          <w:rFonts w:ascii="CG Omega" w:hAnsi="CG Omega"/>
        </w:rPr>
        <w:t>).</w:t>
      </w:r>
      <w:r w:rsidR="000F0424">
        <w:rPr>
          <w:rFonts w:ascii="CG Omega" w:hAnsi="CG Omega"/>
        </w:rPr>
        <w:t xml:space="preserve"> Au 31 décembre de chaque année, l’intérêt s’ajoute au capital et devient lui-même productif d’intérêt</w:t>
      </w:r>
      <w:r w:rsidR="003412E4">
        <w:rPr>
          <w:rFonts w:ascii="CG Omega" w:hAnsi="CG Omega"/>
        </w:rPr>
        <w:t>s</w:t>
      </w:r>
      <w:r w:rsidR="000F0424">
        <w:rPr>
          <w:rFonts w:ascii="CG Omega" w:hAnsi="CG Omega"/>
        </w:rPr>
        <w:t>. La capitalisation des intérêts ne peut avoir pour conséquence de réduire le montant du versement annuel minimum (</w:t>
      </w:r>
      <w:hyperlink r:id="rId61" w:history="1">
        <w:r w:rsidR="000F0424" w:rsidRPr="00A41B36">
          <w:rPr>
            <w:rStyle w:val="Lienhypertexte"/>
            <w:rFonts w:ascii="CG Omega" w:hAnsi="CG Omega"/>
            <w:i/>
          </w:rPr>
          <w:t>CCH, art. R.</w:t>
        </w:r>
        <w:r w:rsidR="00A41B36" w:rsidRPr="00A41B36">
          <w:rPr>
            <w:rStyle w:val="Lienhypertexte"/>
            <w:rFonts w:ascii="CG Omega" w:hAnsi="CG Omega"/>
            <w:i/>
          </w:rPr>
          <w:t xml:space="preserve"> </w:t>
        </w:r>
        <w:r w:rsidR="000F0424" w:rsidRPr="00A41B36">
          <w:rPr>
            <w:rStyle w:val="Lienhypertexte"/>
            <w:rFonts w:ascii="CG Omega" w:hAnsi="CG Omega"/>
            <w:i/>
          </w:rPr>
          <w:t>315-29, al. 2</w:t>
        </w:r>
      </w:hyperlink>
      <w:r w:rsidR="000F0424">
        <w:rPr>
          <w:rFonts w:ascii="CG Omega" w:hAnsi="CG Omega"/>
        </w:rPr>
        <w:t>).</w:t>
      </w:r>
    </w:p>
    <w:p w14:paraId="77BD1232" w14:textId="4520D304" w:rsidR="00474E5D" w:rsidRDefault="006449AB" w:rsidP="00E26A54">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6449AB">
        <w:rPr>
          <w:rFonts w:ascii="CG Omega" w:hAnsi="CG Omega"/>
        </w:rPr>
        <w:t>Les sommes déposées ainsi que les intérêts capitalisés sont indisponibles jusqu’à la date d’échéance du contrat</w:t>
      </w:r>
      <w:r w:rsidR="0001785C">
        <w:rPr>
          <w:rFonts w:ascii="CG Omega" w:hAnsi="CG Omega"/>
        </w:rPr>
        <w:t xml:space="preserve"> sauf à rompre le contrat</w:t>
      </w:r>
      <w:r w:rsidRPr="006449AB">
        <w:rPr>
          <w:rFonts w:ascii="CG Omega" w:hAnsi="CG Omega"/>
        </w:rPr>
        <w:t>.</w:t>
      </w:r>
    </w:p>
    <w:p w14:paraId="01B36A48" w14:textId="77777777" w:rsidR="00AE5FFF" w:rsidRDefault="00AE5FFF" w:rsidP="00E26A54">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5B0102DA" w14:textId="1B75E059" w:rsidR="00A63A89" w:rsidRDefault="00A63A89" w:rsidP="00E26A54">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BA4B1F">
        <w:rPr>
          <w:rFonts w:ascii="CG Omega" w:hAnsi="CG Omega"/>
        </w:rPr>
        <w:t>Les intérêts sont calculés au taux en vigueur à la dat</w:t>
      </w:r>
      <w:r w:rsidR="00BA4B1F" w:rsidRPr="00BA4B1F">
        <w:rPr>
          <w:rFonts w:ascii="CG Omega" w:hAnsi="CG Omega"/>
        </w:rPr>
        <w:t>e de la souscription du PEL. Ce taux</w:t>
      </w:r>
      <w:r w:rsidR="00F24B6C" w:rsidRPr="00BA4B1F">
        <w:rPr>
          <w:rFonts w:ascii="CG Omega" w:hAnsi="CG Omega"/>
        </w:rPr>
        <w:t xml:space="preserve"> reste inchangé</w:t>
      </w:r>
      <w:r w:rsidRPr="00BA4B1F">
        <w:rPr>
          <w:rFonts w:ascii="CG Omega" w:hAnsi="CG Omega"/>
        </w:rPr>
        <w:t xml:space="preserve"> pendant toute la durée du plan.</w:t>
      </w:r>
      <w:r w:rsidR="00F635FD">
        <w:rPr>
          <w:rFonts w:ascii="CG Omega" w:hAnsi="CG Omega"/>
        </w:rPr>
        <w:t xml:space="preserve"> </w:t>
      </w:r>
      <w:r w:rsidR="00493E45">
        <w:rPr>
          <w:rFonts w:ascii="CG Omega" w:hAnsi="CG Omega"/>
        </w:rPr>
        <w:t>Pour les PEL souscr</w:t>
      </w:r>
      <w:r w:rsidR="00795337">
        <w:rPr>
          <w:rFonts w:ascii="CG Omega" w:hAnsi="CG Omega"/>
        </w:rPr>
        <w:t>i</w:t>
      </w:r>
      <w:r w:rsidR="00493E45">
        <w:rPr>
          <w:rFonts w:ascii="CG Omega" w:hAnsi="CG Omega"/>
        </w:rPr>
        <w:t xml:space="preserve">ts avant </w:t>
      </w:r>
      <w:r w:rsidR="00937448">
        <w:rPr>
          <w:rFonts w:ascii="CG Omega" w:hAnsi="CG Omega"/>
        </w:rPr>
        <w:t xml:space="preserve">le </w:t>
      </w:r>
      <w:r w:rsidR="00493E45">
        <w:rPr>
          <w:rFonts w:ascii="CG Omega" w:hAnsi="CG Omega"/>
        </w:rPr>
        <w:t>12/</w:t>
      </w:r>
      <w:r w:rsidR="005304D9">
        <w:rPr>
          <w:rFonts w:ascii="CG Omega" w:hAnsi="CG Omega"/>
        </w:rPr>
        <w:t>12</w:t>
      </w:r>
      <w:r w:rsidR="00493E45">
        <w:rPr>
          <w:rFonts w:ascii="CG Omega" w:hAnsi="CG Omega"/>
        </w:rPr>
        <w:t>/</w:t>
      </w:r>
      <w:r w:rsidR="005304D9">
        <w:rPr>
          <w:rFonts w:ascii="CG Omega" w:hAnsi="CG Omega"/>
        </w:rPr>
        <w:t>2002</w:t>
      </w:r>
      <w:r w:rsidR="008442B6">
        <w:rPr>
          <w:rFonts w:ascii="CG Omega" w:hAnsi="CG Omega"/>
        </w:rPr>
        <w:t xml:space="preserve"> et jusqu’au 31 juillet 2003</w:t>
      </w:r>
      <w:r w:rsidR="00937448">
        <w:rPr>
          <w:rFonts w:ascii="CG Omega" w:hAnsi="CG Omega"/>
        </w:rPr>
        <w:t>,</w:t>
      </w:r>
      <w:r w:rsidR="005304D9">
        <w:rPr>
          <w:rFonts w:ascii="CG Omega" w:hAnsi="CG Omega"/>
        </w:rPr>
        <w:t xml:space="preserve"> lorsque la prime </w:t>
      </w:r>
      <w:r w:rsidR="00DD5BEB">
        <w:rPr>
          <w:rFonts w:ascii="CG Omega" w:hAnsi="CG Omega"/>
        </w:rPr>
        <w:t xml:space="preserve">maximum </w:t>
      </w:r>
      <w:r w:rsidR="005304D9">
        <w:rPr>
          <w:rFonts w:ascii="CG Omega" w:hAnsi="CG Omega"/>
        </w:rPr>
        <w:t>est atteinte, l’épargne est rémunéré</w:t>
      </w:r>
      <w:r w:rsidR="00493E45">
        <w:rPr>
          <w:rFonts w:ascii="CG Omega" w:hAnsi="CG Omega"/>
        </w:rPr>
        <w:t>e</w:t>
      </w:r>
      <w:r w:rsidR="005304D9">
        <w:rPr>
          <w:rFonts w:ascii="CG Omega" w:hAnsi="CG Omega"/>
        </w:rPr>
        <w:t xml:space="preserve"> au taux contractuel sur le capital hors prime. </w:t>
      </w:r>
      <w:r w:rsidR="00833705">
        <w:rPr>
          <w:rFonts w:ascii="CG Omega" w:hAnsi="CG Omega"/>
        </w:rPr>
        <w:t xml:space="preserve">Comme pour le CEL, les intérêts sont </w:t>
      </w:r>
      <w:r w:rsidR="002006E3">
        <w:rPr>
          <w:rFonts w:ascii="CG Omega" w:hAnsi="CG Omega"/>
        </w:rPr>
        <w:t xml:space="preserve">généralement </w:t>
      </w:r>
      <w:r w:rsidR="00F635FD">
        <w:rPr>
          <w:rFonts w:ascii="CG Omega" w:hAnsi="CG Omega"/>
        </w:rPr>
        <w:t>calculé</w:t>
      </w:r>
      <w:r w:rsidR="00833705">
        <w:rPr>
          <w:rFonts w:ascii="CG Omega" w:hAnsi="CG Omega"/>
        </w:rPr>
        <w:t>s</w:t>
      </w:r>
      <w:r w:rsidR="00F635FD">
        <w:rPr>
          <w:rFonts w:ascii="CG Omega" w:hAnsi="CG Omega"/>
        </w:rPr>
        <w:t xml:space="preserve"> selon la règle des </w:t>
      </w:r>
      <w:r w:rsidR="00833705">
        <w:rPr>
          <w:rFonts w:ascii="CG Omega" w:hAnsi="CG Omega"/>
        </w:rPr>
        <w:t>quinzaines</w:t>
      </w:r>
      <w:r w:rsidR="00CA223E">
        <w:rPr>
          <w:rFonts w:ascii="CG Omega" w:hAnsi="CG Omega"/>
        </w:rPr>
        <w:t xml:space="preserve"> mais aucun</w:t>
      </w:r>
      <w:r w:rsidR="008454F0">
        <w:rPr>
          <w:rFonts w:ascii="CG Omega" w:hAnsi="CG Omega"/>
        </w:rPr>
        <w:t xml:space="preserve"> mode de calcul n’est imposé</w:t>
      </w:r>
      <w:r w:rsidR="00F635FD">
        <w:rPr>
          <w:rFonts w:ascii="CG Omega" w:hAnsi="CG Omega"/>
        </w:rPr>
        <w:t>.</w:t>
      </w:r>
    </w:p>
    <w:p w14:paraId="50D755F7" w14:textId="77777777" w:rsidR="0083387C" w:rsidRDefault="0083387C" w:rsidP="00E26A54">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7009BD5E" w14:textId="413BF843" w:rsidR="0083387C" w:rsidRDefault="00D41950" w:rsidP="00E26A54">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i/>
        </w:rPr>
      </w:pPr>
      <w:r>
        <w:rPr>
          <w:rFonts w:ascii="CG Omega" w:hAnsi="CG Omega"/>
        </w:rPr>
        <w:t>Avant le 1</w:t>
      </w:r>
      <w:r w:rsidRPr="00D41950">
        <w:rPr>
          <w:rFonts w:ascii="CG Omega" w:hAnsi="CG Omega"/>
          <w:vertAlign w:val="superscript"/>
        </w:rPr>
        <w:t>er</w:t>
      </w:r>
      <w:r>
        <w:rPr>
          <w:rFonts w:ascii="CG Omega" w:hAnsi="CG Omega"/>
        </w:rPr>
        <w:t xml:space="preserve"> mars 2011, le taux était fixé par l’Etat sans référence précise à suivre. </w:t>
      </w:r>
      <w:r w:rsidR="001B2EE0">
        <w:rPr>
          <w:rFonts w:ascii="CG Omega" w:hAnsi="CG Omega"/>
        </w:rPr>
        <w:t>Depuis le 1</w:t>
      </w:r>
      <w:r w:rsidR="001B2EE0" w:rsidRPr="001B2EE0">
        <w:rPr>
          <w:rFonts w:ascii="CG Omega" w:hAnsi="CG Omega"/>
          <w:vertAlign w:val="superscript"/>
        </w:rPr>
        <w:t>er</w:t>
      </w:r>
      <w:r w:rsidR="001B2EE0">
        <w:rPr>
          <w:rFonts w:ascii="CG Omega" w:hAnsi="CG Omega"/>
        </w:rPr>
        <w:t xml:space="preserve"> mars 2011, le taux d’intérêt est calculé à partir d’une formule prenant en considération les taux d’intérêt du marché (</w:t>
      </w:r>
      <w:proofErr w:type="spellStart"/>
      <w:r w:rsidR="00573873">
        <w:fldChar w:fldCharType="begin"/>
      </w:r>
      <w:r w:rsidR="00095FA2">
        <w:instrText>HYPERLINK "https://www.moneyvox.fr/r/CRBF-86-13-2011.pdf"</w:instrText>
      </w:r>
      <w:r w:rsidR="00573873">
        <w:fldChar w:fldCharType="separate"/>
      </w:r>
      <w:r w:rsidR="001B2EE0" w:rsidRPr="00386F60">
        <w:rPr>
          <w:rStyle w:val="Lienhypertexte"/>
          <w:rFonts w:ascii="CG Omega" w:hAnsi="CG Omega"/>
          <w:i/>
        </w:rPr>
        <w:t>Règl</w:t>
      </w:r>
      <w:proofErr w:type="spellEnd"/>
      <w:r w:rsidR="001B2EE0" w:rsidRPr="00386F60">
        <w:rPr>
          <w:rStyle w:val="Lienhypertexte"/>
          <w:rFonts w:ascii="CG Omega" w:hAnsi="CG Omega"/>
          <w:i/>
        </w:rPr>
        <w:t>. CRBF n°86-13 du 14 mai 1986, art. 3, I, 6°</w:t>
      </w:r>
      <w:r w:rsidR="00573873">
        <w:rPr>
          <w:rStyle w:val="Lienhypertexte"/>
          <w:rFonts w:ascii="CG Omega" w:hAnsi="CG Omega"/>
          <w:i/>
        </w:rPr>
        <w:fldChar w:fldCharType="end"/>
      </w:r>
      <w:r w:rsidR="001B2EE0">
        <w:rPr>
          <w:rFonts w:ascii="CG Omega" w:hAnsi="CG Omega"/>
          <w:i/>
        </w:rPr>
        <w:t xml:space="preserve"> </w:t>
      </w:r>
      <w:proofErr w:type="spellStart"/>
      <w:r w:rsidR="008E2454">
        <w:rPr>
          <w:rFonts w:ascii="CG Omega" w:hAnsi="CG Omega"/>
          <w:i/>
        </w:rPr>
        <w:t>mod</w:t>
      </w:r>
      <w:proofErr w:type="spellEnd"/>
      <w:r w:rsidR="008E2454">
        <w:rPr>
          <w:rFonts w:ascii="CG Omega" w:hAnsi="CG Omega"/>
          <w:i/>
        </w:rPr>
        <w:t xml:space="preserve">. par </w:t>
      </w:r>
      <w:hyperlink r:id="rId62" w:history="1">
        <w:r w:rsidR="008E2454" w:rsidRPr="00CB3D07">
          <w:rPr>
            <w:rStyle w:val="Lienhypertexte"/>
            <w:rFonts w:ascii="CG Omega" w:hAnsi="CG Omega"/>
            <w:i/>
          </w:rPr>
          <w:t>arr. 20 janvier 2011</w:t>
        </w:r>
      </w:hyperlink>
      <w:r w:rsidR="006C29BE" w:rsidRPr="006C29BE">
        <w:t xml:space="preserve"> </w:t>
      </w:r>
      <w:r w:rsidR="006C29BE" w:rsidRPr="00E27DAC">
        <w:rPr>
          <w:rStyle w:val="Lienhypertexte"/>
          <w:rFonts w:ascii="CG Omega" w:hAnsi="CG Omega"/>
          <w:i/>
        </w:rPr>
        <w:t xml:space="preserve">et </w:t>
      </w:r>
      <w:hyperlink r:id="rId63" w:anchor="lois" w:history="1">
        <w:r w:rsidR="006C29BE" w:rsidRPr="00350137">
          <w:rPr>
            <w:rStyle w:val="Lienhypertexte"/>
            <w:rFonts w:ascii="CG Omega" w:hAnsi="CG Omega"/>
            <w:i/>
          </w:rPr>
          <w:t>arr. 29 janvier 2015</w:t>
        </w:r>
      </w:hyperlink>
      <w:r w:rsidR="008E2454">
        <w:rPr>
          <w:rFonts w:ascii="CG Omega" w:hAnsi="CG Omega"/>
        </w:rPr>
        <w:t xml:space="preserve">) </w:t>
      </w:r>
      <w:r w:rsidR="008E2454" w:rsidRPr="008E2454">
        <w:rPr>
          <w:rFonts w:ascii="CG Omega" w:hAnsi="CG Omega"/>
        </w:rPr>
        <w:t>:</w:t>
      </w:r>
    </w:p>
    <w:p w14:paraId="152F5DF0" w14:textId="21E4DFC4" w:rsidR="0054596E" w:rsidRDefault="008E2454" w:rsidP="0054596E">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Taux d’intérêt</w:t>
      </w:r>
      <w:r w:rsidRPr="008E2454">
        <w:rPr>
          <w:rFonts w:ascii="CG Omega" w:hAnsi="CG Omega"/>
        </w:rPr>
        <w:t xml:space="preserve"> = 70</w:t>
      </w:r>
      <w:r w:rsidR="003A1664">
        <w:rPr>
          <w:rFonts w:ascii="CG Omega" w:hAnsi="CG Omega"/>
        </w:rPr>
        <w:t> </w:t>
      </w:r>
      <w:r w:rsidRPr="008E2454">
        <w:rPr>
          <w:rFonts w:ascii="CG Omega" w:hAnsi="CG Omega"/>
        </w:rPr>
        <w:t>% taux swap à 5 ans + 30</w:t>
      </w:r>
      <w:r w:rsidR="003A1664">
        <w:rPr>
          <w:rFonts w:ascii="CG Omega" w:hAnsi="CG Omega"/>
        </w:rPr>
        <w:t> </w:t>
      </w:r>
      <w:r w:rsidRPr="008E2454">
        <w:rPr>
          <w:rFonts w:ascii="CG Omega" w:hAnsi="CG Omega"/>
        </w:rPr>
        <w:t>% (taux swap à 10 ans – taux swap à 2 ans)</w:t>
      </w:r>
    </w:p>
    <w:p w14:paraId="64692AF5" w14:textId="77777777" w:rsidR="003232E5" w:rsidRDefault="003232E5" w:rsidP="0054596E">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42B7E18C" w14:textId="5227BF94" w:rsidR="00295528" w:rsidRDefault="00F9683F" w:rsidP="003232E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Il appartient à la Banque de France de déterminer chaque année, a</w:t>
      </w:r>
      <w:r w:rsidR="00F133FD">
        <w:rPr>
          <w:rFonts w:ascii="CG Omega" w:hAnsi="CG Omega"/>
        </w:rPr>
        <w:t xml:space="preserve">u plus tard </w:t>
      </w:r>
      <w:r>
        <w:rPr>
          <w:rFonts w:ascii="CG Omega" w:hAnsi="CG Omega"/>
        </w:rPr>
        <w:t xml:space="preserve">le 5 décembre, le taux d’intérêt des PEL selon cette formule de calcul. En cas de variation par rapport aux taux de l’année précédente, le nouveau taux </w:t>
      </w:r>
      <w:r w:rsidR="003412E4">
        <w:rPr>
          <w:rFonts w:ascii="CG Omega" w:hAnsi="CG Omega"/>
        </w:rPr>
        <w:t xml:space="preserve">est </w:t>
      </w:r>
      <w:r>
        <w:rPr>
          <w:rFonts w:ascii="CG Omega" w:hAnsi="CG Omega"/>
        </w:rPr>
        <w:t xml:space="preserve">publié par arrêté. Il </w:t>
      </w:r>
      <w:r w:rsidR="003412E4">
        <w:rPr>
          <w:rFonts w:ascii="CG Omega" w:hAnsi="CG Omega"/>
        </w:rPr>
        <w:t xml:space="preserve">est </w:t>
      </w:r>
      <w:r>
        <w:rPr>
          <w:rFonts w:ascii="CG Omega" w:hAnsi="CG Omega"/>
        </w:rPr>
        <w:t>applicable le premier jour du mois suivant cette publication</w:t>
      </w:r>
      <w:r w:rsidR="00F133FD">
        <w:rPr>
          <w:rFonts w:ascii="CG Omega" w:hAnsi="CG Omega"/>
        </w:rPr>
        <w:t xml:space="preserve"> (</w:t>
      </w:r>
      <w:proofErr w:type="spellStart"/>
      <w:r w:rsidR="00592C40">
        <w:fldChar w:fldCharType="begin"/>
      </w:r>
      <w:r w:rsidR="00CF0842">
        <w:instrText>HYPERLINK "https://www.moneyvox.fr/r/CRBF-86-13-2011.pdf"</w:instrText>
      </w:r>
      <w:r w:rsidR="00592C40">
        <w:fldChar w:fldCharType="separate"/>
      </w:r>
      <w:r w:rsidR="00F133FD" w:rsidRPr="00386F60">
        <w:rPr>
          <w:rStyle w:val="Lienhypertexte"/>
          <w:rFonts w:ascii="CG Omega" w:hAnsi="CG Omega"/>
          <w:i/>
        </w:rPr>
        <w:t>Règl</w:t>
      </w:r>
      <w:proofErr w:type="spellEnd"/>
      <w:r w:rsidR="00F133FD" w:rsidRPr="00386F60">
        <w:rPr>
          <w:rStyle w:val="Lienhypertexte"/>
          <w:rFonts w:ascii="CG Omega" w:hAnsi="CG Omega"/>
          <w:i/>
        </w:rPr>
        <w:t>. CRBF n° 86-13 du 14 mai 1986, art. 3, III, 1°</w:t>
      </w:r>
      <w:r w:rsidR="00592C40">
        <w:rPr>
          <w:rStyle w:val="Lienhypertexte"/>
          <w:rFonts w:ascii="CG Omega" w:hAnsi="CG Omega"/>
          <w:i/>
        </w:rPr>
        <w:fldChar w:fldCharType="end"/>
      </w:r>
      <w:r w:rsidR="00F133FD" w:rsidRPr="008C2BC9">
        <w:rPr>
          <w:rFonts w:ascii="CG Omega" w:hAnsi="CG Omega"/>
          <w:i/>
        </w:rPr>
        <w:t xml:space="preserve"> </w:t>
      </w:r>
      <w:proofErr w:type="spellStart"/>
      <w:r w:rsidR="00F133FD" w:rsidRPr="008C2BC9">
        <w:rPr>
          <w:rFonts w:ascii="CG Omega" w:hAnsi="CG Omega"/>
          <w:i/>
        </w:rPr>
        <w:t>mod</w:t>
      </w:r>
      <w:proofErr w:type="spellEnd"/>
      <w:r w:rsidR="00F133FD" w:rsidRPr="008C2BC9">
        <w:rPr>
          <w:rFonts w:ascii="CG Omega" w:hAnsi="CG Omega"/>
          <w:i/>
        </w:rPr>
        <w:t>.</w:t>
      </w:r>
      <w:r w:rsidR="00A41B36">
        <w:rPr>
          <w:rFonts w:ascii="CG Omega" w:hAnsi="CG Omega"/>
          <w:i/>
        </w:rPr>
        <w:t xml:space="preserve"> par </w:t>
      </w:r>
      <w:hyperlink r:id="rId64" w:history="1">
        <w:r w:rsidR="00A41B36" w:rsidRPr="00CB3D07">
          <w:rPr>
            <w:rStyle w:val="Lienhypertexte"/>
            <w:rFonts w:ascii="CG Omega" w:hAnsi="CG Omega"/>
            <w:i/>
          </w:rPr>
          <w:t>a</w:t>
        </w:r>
        <w:r w:rsidR="00F133FD" w:rsidRPr="00CB3D07">
          <w:rPr>
            <w:rStyle w:val="Lienhypertexte"/>
            <w:rFonts w:ascii="CG Omega" w:hAnsi="CG Omega"/>
            <w:i/>
          </w:rPr>
          <w:t>rr. 20 janvier 2011</w:t>
        </w:r>
      </w:hyperlink>
      <w:r w:rsidR="006C29BE" w:rsidRPr="006C29BE">
        <w:t xml:space="preserve"> </w:t>
      </w:r>
      <w:r w:rsidR="006C29BE" w:rsidRPr="00E27DAC">
        <w:rPr>
          <w:rStyle w:val="Lienhypertexte"/>
          <w:rFonts w:ascii="CG Omega" w:hAnsi="CG Omega"/>
          <w:i/>
        </w:rPr>
        <w:t xml:space="preserve">et </w:t>
      </w:r>
      <w:hyperlink r:id="rId65" w:anchor="lois" w:history="1">
        <w:r w:rsidR="006C29BE" w:rsidRPr="00350137">
          <w:rPr>
            <w:rStyle w:val="Lienhypertexte"/>
            <w:rFonts w:ascii="CG Omega" w:hAnsi="CG Omega"/>
            <w:i/>
          </w:rPr>
          <w:t>arr. 29 janvier 2015</w:t>
        </w:r>
      </w:hyperlink>
      <w:r w:rsidR="00F133FD" w:rsidRPr="006449AB">
        <w:rPr>
          <w:rFonts w:ascii="CG Omega" w:hAnsi="CG Omega"/>
        </w:rPr>
        <w:t>)</w:t>
      </w:r>
      <w:r w:rsidRPr="006449AB">
        <w:rPr>
          <w:rFonts w:ascii="CG Omega" w:hAnsi="CG Omega"/>
        </w:rPr>
        <w:t>. À défaut de modification du taux, l’arrêté précédent est reconduit.</w:t>
      </w:r>
      <w:r w:rsidR="003232E5">
        <w:rPr>
          <w:rFonts w:ascii="CG Omega" w:hAnsi="CG Omega"/>
        </w:rPr>
        <w:t xml:space="preserve"> </w:t>
      </w:r>
    </w:p>
    <w:p w14:paraId="7FDEE0C1" w14:textId="77777777" w:rsidR="00295528" w:rsidRDefault="00295528" w:rsidP="003232E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3A470885" w14:textId="67851D73" w:rsidR="003232E5" w:rsidRDefault="00DD5BEB" w:rsidP="003232E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F4F57">
        <w:rPr>
          <w:rFonts w:ascii="CG Omega" w:hAnsi="CG Omega"/>
        </w:rPr>
        <w:t>Toutefois,</w:t>
      </w:r>
      <w:r>
        <w:rPr>
          <w:rFonts w:ascii="CG Omega" w:hAnsi="CG Omega"/>
        </w:rPr>
        <w:t xml:space="preserve"> si la Banque de France estime que des circonstances exceptionnelles justifient une dérogation à l’application du taux issu de la formule de calcul, elle peut transmettre une autre proposition de taux au ministre chargé de l’économie, qui arrête le nouveau taux après avis du Comité consultatif de la législation et de la réglementation financière (</w:t>
      </w:r>
      <w:proofErr w:type="spellStart"/>
      <w:r w:rsidR="00592C40">
        <w:fldChar w:fldCharType="begin"/>
      </w:r>
      <w:r w:rsidR="00FB4D62">
        <w:instrText>HYPERLINK "https://www.moneyvox.fr/r/CRBF-86-13-2011.pdf"</w:instrText>
      </w:r>
      <w:r w:rsidR="00592C40">
        <w:fldChar w:fldCharType="separate"/>
      </w:r>
      <w:r w:rsidRPr="00386F60">
        <w:rPr>
          <w:rStyle w:val="Lienhypertexte"/>
          <w:rFonts w:ascii="CG Omega" w:hAnsi="CG Omega"/>
          <w:i/>
        </w:rPr>
        <w:t>Règl</w:t>
      </w:r>
      <w:proofErr w:type="spellEnd"/>
      <w:r w:rsidRPr="00386F60">
        <w:rPr>
          <w:rStyle w:val="Lienhypertexte"/>
          <w:rFonts w:ascii="CG Omega" w:hAnsi="CG Omega"/>
          <w:i/>
        </w:rPr>
        <w:t>. CRBF n° 86-13 du 14 mai 1986, art. 3, III, 2°</w:t>
      </w:r>
      <w:r w:rsidR="00592C40">
        <w:rPr>
          <w:rStyle w:val="Lienhypertexte"/>
          <w:rFonts w:ascii="CG Omega" w:hAnsi="CG Omega"/>
          <w:i/>
        </w:rPr>
        <w:fldChar w:fldCharType="end"/>
      </w:r>
      <w:r w:rsidRPr="008C2BC9">
        <w:rPr>
          <w:rFonts w:ascii="CG Omega" w:hAnsi="CG Omega"/>
          <w:i/>
        </w:rPr>
        <w:t xml:space="preserve"> </w:t>
      </w:r>
      <w:proofErr w:type="spellStart"/>
      <w:r w:rsidRPr="008C2BC9">
        <w:rPr>
          <w:rFonts w:ascii="CG Omega" w:hAnsi="CG Omega"/>
          <w:i/>
        </w:rPr>
        <w:t>mod</w:t>
      </w:r>
      <w:proofErr w:type="spellEnd"/>
      <w:r w:rsidRPr="008C2BC9">
        <w:rPr>
          <w:rFonts w:ascii="CG Omega" w:hAnsi="CG Omega"/>
          <w:i/>
        </w:rPr>
        <w:t>.</w:t>
      </w:r>
      <w:r>
        <w:rPr>
          <w:rFonts w:ascii="CG Omega" w:hAnsi="CG Omega"/>
          <w:i/>
        </w:rPr>
        <w:t xml:space="preserve"> par </w:t>
      </w:r>
      <w:hyperlink r:id="rId66" w:history="1">
        <w:r w:rsidRPr="00CB3D07">
          <w:rPr>
            <w:rStyle w:val="Lienhypertexte"/>
            <w:rFonts w:ascii="CG Omega" w:hAnsi="CG Omega"/>
            <w:i/>
          </w:rPr>
          <w:t>arr. 20 janvier 2011</w:t>
        </w:r>
      </w:hyperlink>
      <w:r w:rsidRPr="006C29BE">
        <w:t xml:space="preserve"> </w:t>
      </w:r>
      <w:r w:rsidRPr="00B019E0">
        <w:rPr>
          <w:rStyle w:val="Lienhypertexte"/>
          <w:rFonts w:ascii="CG Omega" w:hAnsi="CG Omega"/>
          <w:i/>
          <w:color w:val="auto"/>
        </w:rPr>
        <w:t>et</w:t>
      </w:r>
      <w:r w:rsidRPr="00E27DAC">
        <w:rPr>
          <w:rStyle w:val="Lienhypertexte"/>
          <w:rFonts w:ascii="CG Omega" w:hAnsi="CG Omega"/>
          <w:i/>
        </w:rPr>
        <w:t xml:space="preserve"> </w:t>
      </w:r>
      <w:hyperlink r:id="rId67" w:anchor="lois" w:history="1">
        <w:r w:rsidRPr="00350137">
          <w:rPr>
            <w:rStyle w:val="Lienhypertexte"/>
            <w:rFonts w:ascii="CG Omega" w:hAnsi="CG Omega"/>
            <w:i/>
          </w:rPr>
          <w:t>arr. 29 janvier 2015</w:t>
        </w:r>
      </w:hyperlink>
      <w:r w:rsidRPr="006449AB">
        <w:rPr>
          <w:rFonts w:ascii="CG Omega" w:hAnsi="CG Omega"/>
        </w:rPr>
        <w:t>).</w:t>
      </w:r>
    </w:p>
    <w:p w14:paraId="1EC67F37" w14:textId="77777777" w:rsidR="003232E5" w:rsidRDefault="003232E5" w:rsidP="003232E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1B199B12" w14:textId="00FD3023" w:rsidR="00384A00" w:rsidRDefault="006C29BE" w:rsidP="00384A00">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6449AB">
        <w:rPr>
          <w:rFonts w:ascii="CG Omega" w:hAnsi="CG Omega"/>
        </w:rPr>
        <w:t xml:space="preserve">Par ailleurs il est prévu un </w:t>
      </w:r>
      <w:r w:rsidRPr="006449AB">
        <w:rPr>
          <w:rFonts w:ascii="CG Omega" w:hAnsi="CG Omega"/>
          <w:b/>
        </w:rPr>
        <w:t>taux d’intérêt du PEL plancher</w:t>
      </w:r>
      <w:r w:rsidRPr="006449AB">
        <w:rPr>
          <w:rFonts w:ascii="CG Omega" w:hAnsi="CG Omega"/>
        </w:rPr>
        <w:t xml:space="preserve"> déterminé par arrêté ministériel, en deçà duquel il ne peut descendre (</w:t>
      </w:r>
      <w:proofErr w:type="spellStart"/>
      <w:r w:rsidR="00592C40">
        <w:fldChar w:fldCharType="begin"/>
      </w:r>
      <w:r w:rsidR="00CF0842">
        <w:instrText>HYPERLINK "https://www.moneyvox.fr/r/CRBF-86-13-2011.pdf"</w:instrText>
      </w:r>
      <w:r w:rsidR="00592C40">
        <w:fldChar w:fldCharType="separate"/>
      </w:r>
      <w:r w:rsidRPr="00386F60">
        <w:rPr>
          <w:rStyle w:val="Lienhypertexte"/>
          <w:rFonts w:ascii="CG Omega" w:hAnsi="CG Omega"/>
          <w:i/>
        </w:rPr>
        <w:t>Règl</w:t>
      </w:r>
      <w:proofErr w:type="spellEnd"/>
      <w:r w:rsidRPr="00386F60">
        <w:rPr>
          <w:rStyle w:val="Lienhypertexte"/>
          <w:rFonts w:ascii="CG Omega" w:hAnsi="CG Omega"/>
          <w:i/>
        </w:rPr>
        <w:t>. CRBF n° 86-13 du 14 mai 1986, art. 3, I, 6°</w:t>
      </w:r>
      <w:r w:rsidR="00592C40">
        <w:rPr>
          <w:rStyle w:val="Lienhypertexte"/>
          <w:rFonts w:ascii="CG Omega" w:hAnsi="CG Omega"/>
          <w:i/>
        </w:rPr>
        <w:fldChar w:fldCharType="end"/>
      </w:r>
      <w:r w:rsidRPr="006449AB">
        <w:rPr>
          <w:rFonts w:ascii="CG Omega" w:hAnsi="CG Omega"/>
          <w:i/>
        </w:rPr>
        <w:t xml:space="preserve"> </w:t>
      </w:r>
      <w:proofErr w:type="spellStart"/>
      <w:r w:rsidRPr="006449AB">
        <w:rPr>
          <w:rFonts w:ascii="CG Omega" w:hAnsi="CG Omega"/>
          <w:i/>
        </w:rPr>
        <w:t>mod</w:t>
      </w:r>
      <w:proofErr w:type="spellEnd"/>
      <w:r w:rsidRPr="006449AB">
        <w:rPr>
          <w:rFonts w:ascii="CG Omega" w:hAnsi="CG Omega"/>
          <w:i/>
        </w:rPr>
        <w:t xml:space="preserve">. par </w:t>
      </w:r>
      <w:hyperlink r:id="rId68" w:history="1">
        <w:r w:rsidRPr="006449AB">
          <w:rPr>
            <w:rStyle w:val="Lienhypertexte"/>
            <w:rFonts w:ascii="CG Omega" w:hAnsi="CG Omega"/>
            <w:i/>
          </w:rPr>
          <w:t>arr. 20 janvier 2011</w:t>
        </w:r>
      </w:hyperlink>
      <w:r w:rsidRPr="002F7A2E">
        <w:t xml:space="preserve"> </w:t>
      </w:r>
      <w:r w:rsidRPr="00AE34D9">
        <w:rPr>
          <w:rFonts w:ascii="CG Omega" w:hAnsi="CG Omega"/>
        </w:rPr>
        <w:t xml:space="preserve">et </w:t>
      </w:r>
      <w:hyperlink r:id="rId69" w:anchor="lois" w:history="1">
        <w:r w:rsidRPr="00AE34D9">
          <w:rPr>
            <w:rStyle w:val="Lienhypertexte"/>
            <w:rFonts w:ascii="CG Omega" w:hAnsi="CG Omega"/>
            <w:i/>
          </w:rPr>
          <w:t>arr. 29 janvier 2015</w:t>
        </w:r>
      </w:hyperlink>
      <w:r w:rsidRPr="006449AB">
        <w:rPr>
          <w:rFonts w:ascii="CG Omega" w:hAnsi="CG Omega"/>
        </w:rPr>
        <w:t>). Entre le 1</w:t>
      </w:r>
      <w:r w:rsidRPr="006449AB">
        <w:rPr>
          <w:rFonts w:ascii="CG Omega" w:hAnsi="CG Omega"/>
          <w:vertAlign w:val="superscript"/>
        </w:rPr>
        <w:t>er</w:t>
      </w:r>
      <w:r w:rsidRPr="006449AB">
        <w:rPr>
          <w:rFonts w:ascii="CG Omega" w:hAnsi="CG Omega"/>
        </w:rPr>
        <w:t xml:space="preserve"> mars 2011 et le 31 janvier 2015, ce taux plancher a été fixé à 2,50</w:t>
      </w:r>
      <w:r w:rsidR="003A1664">
        <w:rPr>
          <w:rFonts w:ascii="CG Omega" w:hAnsi="CG Omega"/>
        </w:rPr>
        <w:t> </w:t>
      </w:r>
      <w:r w:rsidRPr="006449AB">
        <w:rPr>
          <w:rFonts w:ascii="CG Omega" w:hAnsi="CG Omega"/>
        </w:rPr>
        <w:t>% (</w:t>
      </w:r>
      <w:hyperlink r:id="rId70" w:history="1">
        <w:r w:rsidRPr="006449AB">
          <w:rPr>
            <w:rStyle w:val="Lienhypertexte"/>
            <w:rFonts w:ascii="CG Omega" w:hAnsi="CG Omega"/>
            <w:i/>
          </w:rPr>
          <w:t>Arr. 4 février 2011, art. 1</w:t>
        </w:r>
        <w:r w:rsidRPr="006449AB">
          <w:rPr>
            <w:rStyle w:val="Lienhypertexte"/>
            <w:rFonts w:ascii="CG Omega" w:hAnsi="CG Omega"/>
            <w:i/>
            <w:vertAlign w:val="superscript"/>
          </w:rPr>
          <w:t>er</w:t>
        </w:r>
      </w:hyperlink>
      <w:r w:rsidRPr="006449AB">
        <w:rPr>
          <w:rFonts w:ascii="CG Omega" w:hAnsi="CG Omega"/>
        </w:rPr>
        <w:t>). Depuis le 1</w:t>
      </w:r>
      <w:r w:rsidRPr="006449AB">
        <w:rPr>
          <w:rFonts w:ascii="CG Omega" w:hAnsi="CG Omega"/>
          <w:vertAlign w:val="superscript"/>
        </w:rPr>
        <w:t>er</w:t>
      </w:r>
      <w:r w:rsidRPr="006449AB">
        <w:rPr>
          <w:rFonts w:ascii="CG Omega" w:hAnsi="CG Omega"/>
        </w:rPr>
        <w:t xml:space="preserve"> février 2015, il est de 2</w:t>
      </w:r>
      <w:r w:rsidR="003A1664">
        <w:rPr>
          <w:rFonts w:ascii="CG Omega" w:hAnsi="CG Omega"/>
        </w:rPr>
        <w:t> </w:t>
      </w:r>
      <w:r w:rsidRPr="006449AB">
        <w:rPr>
          <w:rFonts w:ascii="CG Omega" w:hAnsi="CG Omega"/>
        </w:rPr>
        <w:t>%</w:t>
      </w:r>
      <w:r w:rsidR="006449AB">
        <w:rPr>
          <w:rFonts w:ascii="CG Omega" w:hAnsi="CG Omega"/>
        </w:rPr>
        <w:t xml:space="preserve"> (</w:t>
      </w:r>
      <w:hyperlink r:id="rId71" w:history="1">
        <w:r w:rsidR="006449AB" w:rsidRPr="00FF524B">
          <w:rPr>
            <w:rStyle w:val="Lienhypertexte"/>
            <w:rFonts w:ascii="CG Omega" w:hAnsi="CG Omega"/>
            <w:i/>
          </w:rPr>
          <w:t>Arr. 29 janvier 2015, art. 1</w:t>
        </w:r>
        <w:r w:rsidR="006449AB" w:rsidRPr="00FF524B">
          <w:rPr>
            <w:rStyle w:val="Lienhypertexte"/>
            <w:rFonts w:ascii="CG Omega" w:hAnsi="CG Omega"/>
            <w:i/>
            <w:vertAlign w:val="superscript"/>
          </w:rPr>
          <w:t>er</w:t>
        </w:r>
      </w:hyperlink>
      <w:r w:rsidR="006449AB">
        <w:rPr>
          <w:rFonts w:ascii="CG Omega" w:hAnsi="CG Omega"/>
        </w:rPr>
        <w:t>).</w:t>
      </w:r>
    </w:p>
    <w:p w14:paraId="0FEB02BE" w14:textId="77777777" w:rsidR="00384A00" w:rsidRDefault="00384A00" w:rsidP="00384A00">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08BC8145" w14:textId="7C2B74C1" w:rsidR="00295528" w:rsidRDefault="00155CB8" w:rsidP="00295528">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3D74F7">
        <w:rPr>
          <w:rFonts w:ascii="CG Omega" w:hAnsi="CG Omega"/>
        </w:rPr>
        <w:lastRenderedPageBreak/>
        <w:t>P</w:t>
      </w:r>
      <w:r w:rsidR="002E660E" w:rsidRPr="003D74F7">
        <w:rPr>
          <w:rFonts w:ascii="CG Omega" w:hAnsi="CG Omega"/>
        </w:rPr>
        <w:t>our les plans ouverts à compter du 1</w:t>
      </w:r>
      <w:r w:rsidR="002E660E" w:rsidRPr="003D74F7">
        <w:rPr>
          <w:rFonts w:ascii="CG Omega" w:hAnsi="CG Omega"/>
          <w:vertAlign w:val="superscript"/>
        </w:rPr>
        <w:t>er</w:t>
      </w:r>
      <w:r w:rsidR="002E660E" w:rsidRPr="003D74F7">
        <w:rPr>
          <w:rFonts w:ascii="CG Omega" w:hAnsi="CG Omega"/>
        </w:rPr>
        <w:t xml:space="preserve"> mars 2011, </w:t>
      </w:r>
      <w:r w:rsidR="00EF22BB" w:rsidRPr="003D74F7">
        <w:rPr>
          <w:rFonts w:ascii="CG Omega" w:hAnsi="CG Omega"/>
        </w:rPr>
        <w:t>l’application de la formule de calcul donnait un taux d’intérêt inférieur à ce</w:t>
      </w:r>
      <w:r w:rsidRPr="003D74F7">
        <w:rPr>
          <w:rFonts w:ascii="CG Omega" w:hAnsi="CG Omega"/>
        </w:rPr>
        <w:t>s</w:t>
      </w:r>
      <w:r w:rsidR="00EF22BB" w:rsidRPr="003D74F7">
        <w:rPr>
          <w:rFonts w:ascii="CG Omega" w:hAnsi="CG Omega"/>
        </w:rPr>
        <w:t xml:space="preserve"> taux plancher</w:t>
      </w:r>
      <w:r w:rsidRPr="003D74F7">
        <w:rPr>
          <w:rFonts w:ascii="CG Omega" w:hAnsi="CG Omega"/>
        </w:rPr>
        <w:t>s</w:t>
      </w:r>
      <w:r w:rsidR="00EF22BB" w:rsidRPr="003D74F7">
        <w:rPr>
          <w:rFonts w:ascii="CG Omega" w:hAnsi="CG Omega"/>
        </w:rPr>
        <w:t>. L</w:t>
      </w:r>
      <w:r w:rsidR="002E660E" w:rsidRPr="003D74F7">
        <w:rPr>
          <w:rFonts w:ascii="CG Omega" w:hAnsi="CG Omega"/>
        </w:rPr>
        <w:t xml:space="preserve">e taux </w:t>
      </w:r>
      <w:r w:rsidR="00EF22BB" w:rsidRPr="003D74F7">
        <w:rPr>
          <w:rFonts w:ascii="CG Omega" w:hAnsi="CG Omega"/>
        </w:rPr>
        <w:t>de rémunération</w:t>
      </w:r>
      <w:r w:rsidR="00B83821" w:rsidRPr="003D74F7">
        <w:rPr>
          <w:rFonts w:ascii="CG Omega" w:hAnsi="CG Omega"/>
        </w:rPr>
        <w:t xml:space="preserve"> </w:t>
      </w:r>
      <w:r w:rsidR="00EF22BB" w:rsidRPr="003D74F7">
        <w:rPr>
          <w:rFonts w:ascii="CG Omega" w:hAnsi="CG Omega"/>
        </w:rPr>
        <w:t>(hors prime d’État) des PEL ouverts à compter du 1</w:t>
      </w:r>
      <w:r w:rsidR="00EF22BB" w:rsidRPr="003D74F7">
        <w:rPr>
          <w:rFonts w:ascii="CG Omega" w:hAnsi="CG Omega"/>
          <w:vertAlign w:val="superscript"/>
        </w:rPr>
        <w:t>er</w:t>
      </w:r>
      <w:r w:rsidR="00EF22BB" w:rsidRPr="003D74F7">
        <w:rPr>
          <w:rFonts w:ascii="CG Omega" w:hAnsi="CG Omega"/>
        </w:rPr>
        <w:t xml:space="preserve"> mars 2011 </w:t>
      </w:r>
      <w:r w:rsidR="002E660E" w:rsidRPr="003D74F7">
        <w:rPr>
          <w:rFonts w:ascii="CG Omega" w:hAnsi="CG Omega"/>
        </w:rPr>
        <w:t xml:space="preserve">a </w:t>
      </w:r>
      <w:r w:rsidR="00EF22BB" w:rsidRPr="003D74F7">
        <w:rPr>
          <w:rFonts w:ascii="CG Omega" w:hAnsi="CG Omega"/>
        </w:rPr>
        <w:t>donc été maintenu</w:t>
      </w:r>
      <w:r w:rsidR="002E660E" w:rsidRPr="003D74F7">
        <w:rPr>
          <w:rFonts w:ascii="CG Omega" w:hAnsi="CG Omega"/>
        </w:rPr>
        <w:t xml:space="preserve"> à </w:t>
      </w:r>
      <w:r w:rsidR="002E660E" w:rsidRPr="003D74F7">
        <w:rPr>
          <w:rFonts w:ascii="CG Omega" w:hAnsi="CG Omega"/>
          <w:b/>
        </w:rPr>
        <w:t>2,50</w:t>
      </w:r>
      <w:r w:rsidR="003A1664">
        <w:rPr>
          <w:rFonts w:ascii="CG Omega" w:hAnsi="CG Omega"/>
          <w:b/>
        </w:rPr>
        <w:t> </w:t>
      </w:r>
      <w:r w:rsidR="002E660E" w:rsidRPr="003D74F7">
        <w:rPr>
          <w:rFonts w:ascii="CG Omega" w:hAnsi="CG Omega"/>
          <w:b/>
        </w:rPr>
        <w:t>%</w:t>
      </w:r>
      <w:r w:rsidR="002E660E" w:rsidRPr="003D74F7">
        <w:rPr>
          <w:rFonts w:ascii="CG Omega" w:hAnsi="CG Omega"/>
        </w:rPr>
        <w:t xml:space="preserve"> (</w:t>
      </w:r>
      <w:hyperlink r:id="rId72" w:history="1">
        <w:r w:rsidR="002E660E" w:rsidRPr="003D74F7">
          <w:rPr>
            <w:rStyle w:val="Lienhypertexte"/>
            <w:rFonts w:ascii="CG Omega" w:hAnsi="CG Omega"/>
            <w:i/>
          </w:rPr>
          <w:t>Arr. 25 février 2011</w:t>
        </w:r>
        <w:r w:rsidR="004B61A0" w:rsidRPr="003D74F7">
          <w:rPr>
            <w:rStyle w:val="Lienhypertexte"/>
            <w:rFonts w:ascii="CG Omega" w:hAnsi="CG Omega"/>
            <w:i/>
          </w:rPr>
          <w:t>, art. 1</w:t>
        </w:r>
        <w:r w:rsidR="004B61A0" w:rsidRPr="003D74F7">
          <w:rPr>
            <w:rStyle w:val="Lienhypertexte"/>
            <w:rFonts w:ascii="CG Omega" w:hAnsi="CG Omega"/>
            <w:i/>
            <w:vertAlign w:val="superscript"/>
          </w:rPr>
          <w:t>er</w:t>
        </w:r>
      </w:hyperlink>
      <w:r w:rsidR="002E660E" w:rsidRPr="003D74F7">
        <w:rPr>
          <w:rFonts w:ascii="CG Omega" w:hAnsi="CG Omega"/>
        </w:rPr>
        <w:t>)</w:t>
      </w:r>
      <w:r w:rsidRPr="003D74F7">
        <w:rPr>
          <w:rFonts w:ascii="CG Omega" w:hAnsi="CG Omega"/>
        </w:rPr>
        <w:t>, j</w:t>
      </w:r>
      <w:r w:rsidR="00E21F0F" w:rsidRPr="003D74F7">
        <w:rPr>
          <w:rFonts w:ascii="CG Omega" w:hAnsi="CG Omega"/>
        </w:rPr>
        <w:t>usqu’au 31 janvier 2015</w:t>
      </w:r>
      <w:r w:rsidRPr="003D74F7">
        <w:rPr>
          <w:rFonts w:ascii="CG Omega" w:hAnsi="CG Omega"/>
        </w:rPr>
        <w:t>,</w:t>
      </w:r>
      <w:r w:rsidR="00E21F0F" w:rsidRPr="003D74F7">
        <w:rPr>
          <w:rFonts w:ascii="CG Omega" w:hAnsi="CG Omega"/>
        </w:rPr>
        <w:t xml:space="preserve"> puis</w:t>
      </w:r>
      <w:r w:rsidR="00536173" w:rsidRPr="003D74F7">
        <w:rPr>
          <w:rFonts w:ascii="CG Omega" w:hAnsi="CG Omega"/>
        </w:rPr>
        <w:t xml:space="preserve"> réduit à 2</w:t>
      </w:r>
      <w:r w:rsidR="003A1664">
        <w:rPr>
          <w:rFonts w:ascii="CG Omega" w:hAnsi="CG Omega"/>
        </w:rPr>
        <w:t> </w:t>
      </w:r>
      <w:r w:rsidR="00536173" w:rsidRPr="003D74F7">
        <w:rPr>
          <w:rFonts w:ascii="CG Omega" w:hAnsi="CG Omega"/>
        </w:rPr>
        <w:t>% pour les PEL ouverts à compter du 1</w:t>
      </w:r>
      <w:r w:rsidR="00536173" w:rsidRPr="003D74F7">
        <w:rPr>
          <w:rFonts w:ascii="CG Omega" w:hAnsi="CG Omega"/>
          <w:vertAlign w:val="superscript"/>
        </w:rPr>
        <w:t>er</w:t>
      </w:r>
      <w:r w:rsidR="00536173" w:rsidRPr="003D74F7">
        <w:rPr>
          <w:rFonts w:ascii="CG Omega" w:hAnsi="CG Omega"/>
        </w:rPr>
        <w:t xml:space="preserve"> février 2015 (</w:t>
      </w:r>
      <w:hyperlink r:id="rId73" w:history="1">
        <w:r w:rsidR="00536173" w:rsidRPr="003D74F7">
          <w:rPr>
            <w:rStyle w:val="Lienhypertexte"/>
            <w:rFonts w:ascii="CG Omega" w:hAnsi="CG Omega"/>
            <w:i/>
          </w:rPr>
          <w:t>Arr. 29 janvier 2015, art. 1</w:t>
        </w:r>
        <w:r w:rsidR="00536173" w:rsidRPr="003D74F7">
          <w:rPr>
            <w:rStyle w:val="Lienhypertexte"/>
            <w:rFonts w:ascii="CG Omega" w:hAnsi="CG Omega"/>
            <w:i/>
            <w:vertAlign w:val="superscript"/>
          </w:rPr>
          <w:t>er</w:t>
        </w:r>
      </w:hyperlink>
      <w:r w:rsidR="00536173" w:rsidRPr="003D74F7">
        <w:rPr>
          <w:rFonts w:ascii="CG Omega" w:hAnsi="CG Omega"/>
        </w:rPr>
        <w:t>)</w:t>
      </w:r>
      <w:r w:rsidR="004C6B7C">
        <w:rPr>
          <w:rFonts w:ascii="CG Omega" w:hAnsi="CG Omega"/>
        </w:rPr>
        <w:t>,</w:t>
      </w:r>
      <w:r w:rsidR="004C5C2A">
        <w:rPr>
          <w:rFonts w:ascii="CG Omega" w:hAnsi="CG Omega"/>
        </w:rPr>
        <w:t xml:space="preserve"> à 1,5</w:t>
      </w:r>
      <w:r w:rsidR="004C6B7C">
        <w:rPr>
          <w:rFonts w:ascii="CG Omega" w:hAnsi="CG Omega"/>
        </w:rPr>
        <w:t> </w:t>
      </w:r>
      <w:r w:rsidR="004C5C2A">
        <w:rPr>
          <w:rFonts w:ascii="CG Omega" w:hAnsi="CG Omega"/>
        </w:rPr>
        <w:t>% pour les PEL ouverts à compter du 1</w:t>
      </w:r>
      <w:r w:rsidR="004C5C2A" w:rsidRPr="004C5C2A">
        <w:rPr>
          <w:rFonts w:ascii="CG Omega" w:hAnsi="CG Omega"/>
          <w:vertAlign w:val="superscript"/>
        </w:rPr>
        <w:t>er</w:t>
      </w:r>
      <w:r w:rsidR="004C5C2A">
        <w:rPr>
          <w:rFonts w:ascii="CG Omega" w:hAnsi="CG Omega"/>
        </w:rPr>
        <w:t xml:space="preserve"> février 2016 (</w:t>
      </w:r>
      <w:hyperlink r:id="rId74" w:history="1">
        <w:r w:rsidR="004C5C2A" w:rsidRPr="00C235E1">
          <w:rPr>
            <w:rStyle w:val="Lienhypertexte"/>
            <w:rFonts w:ascii="CG Omega" w:hAnsi="CG Omega"/>
            <w:i/>
          </w:rPr>
          <w:t>Arr. 28 janvier 2016, art. 1</w:t>
        </w:r>
        <w:r w:rsidR="004C5C2A" w:rsidRPr="00C235E1">
          <w:rPr>
            <w:rStyle w:val="Lienhypertexte"/>
            <w:rFonts w:ascii="CG Omega" w:hAnsi="CG Omega"/>
            <w:i/>
            <w:vertAlign w:val="superscript"/>
          </w:rPr>
          <w:t>er</w:t>
        </w:r>
      </w:hyperlink>
      <w:r w:rsidR="004C5C2A" w:rsidRPr="004C5C2A">
        <w:rPr>
          <w:rFonts w:ascii="CG Omega" w:hAnsi="CG Omega"/>
        </w:rPr>
        <w:t>)</w:t>
      </w:r>
      <w:r w:rsidR="004C6B7C">
        <w:rPr>
          <w:rFonts w:ascii="CG Omega" w:hAnsi="CG Omega"/>
        </w:rPr>
        <w:t xml:space="preserve"> et à 1 % pour les PEL souscrits à compter du 1</w:t>
      </w:r>
      <w:r w:rsidR="004C6B7C" w:rsidRPr="004C6B7C">
        <w:rPr>
          <w:rFonts w:ascii="CG Omega" w:hAnsi="CG Omega"/>
          <w:vertAlign w:val="superscript"/>
        </w:rPr>
        <w:t>er</w:t>
      </w:r>
      <w:r w:rsidR="004C6B7C">
        <w:rPr>
          <w:rFonts w:ascii="CG Omega" w:hAnsi="CG Omega"/>
        </w:rPr>
        <w:t xml:space="preserve"> août 2016</w:t>
      </w:r>
      <w:r w:rsidR="006C2D3C">
        <w:rPr>
          <w:rFonts w:ascii="CG Omega" w:hAnsi="CG Omega"/>
        </w:rPr>
        <w:t xml:space="preserve"> (</w:t>
      </w:r>
      <w:hyperlink r:id="rId75" w:history="1">
        <w:r w:rsidR="006C2D3C" w:rsidRPr="006C2D3C">
          <w:rPr>
            <w:rStyle w:val="Lienhypertexte"/>
            <w:rFonts w:ascii="CG Omega" w:hAnsi="CG Omega"/>
            <w:i/>
          </w:rPr>
          <w:t>Arr. 27 juillet 2016, art. 1</w:t>
        </w:r>
        <w:r w:rsidR="006C2D3C" w:rsidRPr="006C2D3C">
          <w:rPr>
            <w:rStyle w:val="Lienhypertexte"/>
            <w:rFonts w:ascii="CG Omega" w:hAnsi="CG Omega"/>
            <w:i/>
            <w:vertAlign w:val="superscript"/>
          </w:rPr>
          <w:t>er</w:t>
        </w:r>
      </w:hyperlink>
      <w:r w:rsidR="006C2D3C">
        <w:rPr>
          <w:rFonts w:ascii="CG Omega" w:hAnsi="CG Omega"/>
        </w:rPr>
        <w:t>).</w:t>
      </w:r>
      <w:r w:rsidR="00295528">
        <w:rPr>
          <w:rFonts w:ascii="CG Omega" w:hAnsi="CG Omega"/>
        </w:rPr>
        <w:t xml:space="preserve"> </w:t>
      </w:r>
    </w:p>
    <w:p w14:paraId="4CEE0583" w14:textId="6256635B" w:rsidR="002C34A4" w:rsidRDefault="00484D2C" w:rsidP="00340F1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995FDF">
        <w:rPr>
          <w:rFonts w:ascii="CG Omega" w:hAnsi="CG Omega"/>
        </w:rPr>
        <w:t xml:space="preserve">Les intérêts </w:t>
      </w:r>
      <w:r w:rsidR="00EF2AEA" w:rsidRPr="00995FDF">
        <w:rPr>
          <w:rFonts w:ascii="CG Omega" w:hAnsi="CG Omega"/>
        </w:rPr>
        <w:t xml:space="preserve">des </w:t>
      </w:r>
      <w:r w:rsidRPr="00995FDF">
        <w:rPr>
          <w:rFonts w:ascii="CG Omega" w:hAnsi="CG Omega"/>
        </w:rPr>
        <w:t>PEL</w:t>
      </w:r>
      <w:r w:rsidR="00EF2AEA" w:rsidRPr="00995FDF">
        <w:rPr>
          <w:rFonts w:ascii="CG Omega" w:hAnsi="CG Omega"/>
        </w:rPr>
        <w:t xml:space="preserve"> </w:t>
      </w:r>
      <w:r w:rsidRPr="00995FDF">
        <w:rPr>
          <w:rFonts w:ascii="CG Omega" w:hAnsi="CG Omega"/>
        </w:rPr>
        <w:t xml:space="preserve">sont </w:t>
      </w:r>
      <w:r w:rsidR="002C745A" w:rsidRPr="00995FDF">
        <w:rPr>
          <w:rFonts w:ascii="CG Omega" w:hAnsi="CG Omega"/>
        </w:rPr>
        <w:t>exonérés d’impôt sur le revenu jusqu’au 12</w:t>
      </w:r>
      <w:r w:rsidR="00995FDF" w:rsidRPr="00995FDF">
        <w:rPr>
          <w:rFonts w:ascii="CG Omega" w:hAnsi="CG Omega"/>
          <w:vertAlign w:val="superscript"/>
        </w:rPr>
        <w:t>ème</w:t>
      </w:r>
      <w:r w:rsidR="00995FDF">
        <w:rPr>
          <w:rFonts w:ascii="CG Omega" w:hAnsi="CG Omega"/>
        </w:rPr>
        <w:t xml:space="preserve"> </w:t>
      </w:r>
      <w:r w:rsidR="002C745A" w:rsidRPr="00995FDF">
        <w:rPr>
          <w:rFonts w:ascii="CG Omega" w:hAnsi="CG Omega"/>
        </w:rPr>
        <w:t>anniversaire du PEL</w:t>
      </w:r>
      <w:r w:rsidR="00995FDF" w:rsidRPr="00995FDF">
        <w:rPr>
          <w:rFonts w:ascii="CG Omega" w:hAnsi="CG Omega"/>
        </w:rPr>
        <w:t xml:space="preserve"> </w:t>
      </w:r>
      <w:r w:rsidR="00995FDF" w:rsidRPr="006C7423">
        <w:rPr>
          <w:rFonts w:ascii="CG Omega" w:hAnsi="CG Omega"/>
        </w:rPr>
        <w:t>(</w:t>
      </w:r>
      <w:r w:rsidR="00995FDF" w:rsidRPr="006C7423">
        <w:rPr>
          <w:rFonts w:ascii="CG Omega" w:hAnsi="CG Omega"/>
          <w:i/>
        </w:rPr>
        <w:t>loi</w:t>
      </w:r>
      <w:r w:rsidR="00995FDF" w:rsidRPr="006C7423">
        <w:rPr>
          <w:rFonts w:ascii="CG Omega" w:hAnsi="CG Omega"/>
          <w:bCs/>
          <w:i/>
        </w:rPr>
        <w:t xml:space="preserve"> n° 2005-1719 du 30 décembre 2005 de finances pour 2006</w:t>
      </w:r>
      <w:r w:rsidR="00995FDF" w:rsidRPr="006C7423">
        <w:rPr>
          <w:rFonts w:ascii="CG Omega" w:hAnsi="CG Omega"/>
          <w:i/>
        </w:rPr>
        <w:t>, art. 7</w:t>
      </w:r>
      <w:r w:rsidR="00995FDF" w:rsidRPr="006C7423">
        <w:rPr>
          <w:rFonts w:ascii="CG Omega" w:hAnsi="CG Omega"/>
        </w:rPr>
        <w:t>)</w:t>
      </w:r>
      <w:r w:rsidR="002C34A4">
        <w:rPr>
          <w:rFonts w:ascii="CG Omega" w:hAnsi="CG Omega"/>
        </w:rPr>
        <w:t xml:space="preserve">. </w:t>
      </w:r>
    </w:p>
    <w:p w14:paraId="14914DC0" w14:textId="6CF5776B" w:rsidR="00E27DAC" w:rsidRDefault="00DD5BEB" w:rsidP="00340F1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F4F57">
        <w:rPr>
          <w:rFonts w:ascii="CG Omega" w:hAnsi="CG Omega"/>
        </w:rPr>
        <w:t>L</w:t>
      </w:r>
      <w:r w:rsidR="002C745A" w:rsidRPr="00CF4F57">
        <w:rPr>
          <w:rFonts w:ascii="CG Omega" w:hAnsi="CG Omega"/>
        </w:rPr>
        <w:t>es PEL o</w:t>
      </w:r>
      <w:r w:rsidR="002C745A" w:rsidRPr="003D74F7">
        <w:rPr>
          <w:rFonts w:ascii="CG Omega" w:hAnsi="CG Omega"/>
        </w:rPr>
        <w:t xml:space="preserve">uverts à compter du 01/03/2011, </w:t>
      </w:r>
      <w:r w:rsidR="003D74F7">
        <w:rPr>
          <w:rFonts w:ascii="CG Omega" w:hAnsi="CG Omega"/>
        </w:rPr>
        <w:t xml:space="preserve">sont </w:t>
      </w:r>
      <w:r w:rsidR="00484D2C" w:rsidRPr="003D74F7">
        <w:rPr>
          <w:rFonts w:ascii="CG Omega" w:hAnsi="CG Omega"/>
        </w:rPr>
        <w:t xml:space="preserve">soumis </w:t>
      </w:r>
      <w:r w:rsidR="002C745A" w:rsidRPr="003D74F7">
        <w:rPr>
          <w:rFonts w:ascii="CG Omega" w:hAnsi="CG Omega"/>
        </w:rPr>
        <w:t xml:space="preserve">chaque année, </w:t>
      </w:r>
      <w:r w:rsidR="00484D2C" w:rsidRPr="003D74F7">
        <w:rPr>
          <w:rFonts w:ascii="CG Omega" w:hAnsi="CG Omega"/>
        </w:rPr>
        <w:t>lors de leur</w:t>
      </w:r>
      <w:r w:rsidR="008A36F3" w:rsidRPr="003D74F7">
        <w:rPr>
          <w:rFonts w:ascii="CG Omega" w:hAnsi="CG Omega"/>
        </w:rPr>
        <w:t xml:space="preserve"> inscription en compte</w:t>
      </w:r>
      <w:r w:rsidR="002C745A" w:rsidRPr="003D74F7">
        <w:rPr>
          <w:rFonts w:ascii="CG Omega" w:hAnsi="CG Omega"/>
        </w:rPr>
        <w:t>,</w:t>
      </w:r>
      <w:r w:rsidR="008A36F3" w:rsidRPr="003D74F7">
        <w:rPr>
          <w:rFonts w:ascii="CG Omega" w:hAnsi="CG Omega"/>
        </w:rPr>
        <w:t xml:space="preserve"> aux</w:t>
      </w:r>
      <w:r w:rsidR="00484D2C" w:rsidRPr="003D74F7">
        <w:rPr>
          <w:rFonts w:ascii="CG Omega" w:hAnsi="CG Omega"/>
        </w:rPr>
        <w:t xml:space="preserve"> </w:t>
      </w:r>
      <w:hyperlink r:id="rId76" w:history="1">
        <w:r w:rsidR="00484D2C" w:rsidRPr="003D74F7">
          <w:rPr>
            <w:rStyle w:val="Lienhypertexte"/>
            <w:rFonts w:ascii="CG Omega" w:hAnsi="CG Omega"/>
          </w:rPr>
          <w:t>prélèvements sociaux sur les revenus du capital</w:t>
        </w:r>
      </w:hyperlink>
      <w:r w:rsidR="00E27DAC">
        <w:rPr>
          <w:rStyle w:val="Lienhypertexte"/>
          <w:rFonts w:ascii="CG Omega" w:hAnsi="CG Omega"/>
        </w:rPr>
        <w:t xml:space="preserve">. </w:t>
      </w:r>
      <w:r w:rsidR="00484D2C" w:rsidRPr="003D74F7">
        <w:rPr>
          <w:rFonts w:ascii="CG Omega" w:hAnsi="CG Omega"/>
        </w:rPr>
        <w:t>Ces contributions sociales sont directement</w:t>
      </w:r>
      <w:r w:rsidR="00484D2C">
        <w:rPr>
          <w:rFonts w:ascii="CG Omega" w:hAnsi="CG Omega"/>
        </w:rPr>
        <w:t xml:space="preserve"> prélevées par l’établissement payeur.</w:t>
      </w:r>
      <w:r w:rsidR="00493E45">
        <w:rPr>
          <w:rFonts w:ascii="CG Omega" w:hAnsi="CG Omega"/>
        </w:rPr>
        <w:t xml:space="preserve"> </w:t>
      </w:r>
    </w:p>
    <w:p w14:paraId="400B17D4" w14:textId="77777777" w:rsidR="003232E5" w:rsidRDefault="003232E5" w:rsidP="00340F1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24FB2AA8" w14:textId="4012768C" w:rsidR="004C3CBC" w:rsidRDefault="004624A4" w:rsidP="00340F1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Pour les générations</w:t>
      </w:r>
      <w:r w:rsidR="003D74F7">
        <w:rPr>
          <w:rFonts w:ascii="CG Omega" w:hAnsi="CG Omega"/>
        </w:rPr>
        <w:t xml:space="preserve"> de PEL ouverts avant le 1</w:t>
      </w:r>
      <w:r w:rsidR="003D74F7" w:rsidRPr="00761088">
        <w:rPr>
          <w:rFonts w:ascii="CG Omega" w:hAnsi="CG Omega"/>
          <w:vertAlign w:val="superscript"/>
        </w:rPr>
        <w:t>er</w:t>
      </w:r>
      <w:r w:rsidR="003D74F7">
        <w:rPr>
          <w:rFonts w:ascii="CG Omega" w:hAnsi="CG Omega"/>
        </w:rPr>
        <w:t xml:space="preserve"> mars 2011</w:t>
      </w:r>
      <w:r w:rsidR="00493E45">
        <w:rPr>
          <w:rFonts w:ascii="CG Omega" w:hAnsi="CG Omega"/>
        </w:rPr>
        <w:t xml:space="preserve">, </w:t>
      </w:r>
      <w:r>
        <w:rPr>
          <w:rFonts w:ascii="CG Omega" w:hAnsi="CG Omega"/>
        </w:rPr>
        <w:t xml:space="preserve">la perception des contributions </w:t>
      </w:r>
      <w:r w:rsidR="00DD5BEB">
        <w:rPr>
          <w:rFonts w:ascii="CG Omega" w:hAnsi="CG Omega"/>
        </w:rPr>
        <w:t xml:space="preserve">sociales </w:t>
      </w:r>
      <w:r>
        <w:rPr>
          <w:rFonts w:ascii="CG Omega" w:hAnsi="CG Omega"/>
        </w:rPr>
        <w:t>se fait au dixième anniversaire (au 31 décembre) ou à la clôture si</w:t>
      </w:r>
      <w:r w:rsidR="00493E45">
        <w:rPr>
          <w:rFonts w:ascii="CG Omega" w:hAnsi="CG Omega"/>
        </w:rPr>
        <w:t xml:space="preserve"> le</w:t>
      </w:r>
      <w:r>
        <w:rPr>
          <w:rFonts w:ascii="CG Omega" w:hAnsi="CG Omega"/>
        </w:rPr>
        <w:t xml:space="preserve"> PE</w:t>
      </w:r>
      <w:r w:rsidR="00493E45">
        <w:rPr>
          <w:rFonts w:ascii="CG Omega" w:hAnsi="CG Omega"/>
        </w:rPr>
        <w:t>L</w:t>
      </w:r>
      <w:r>
        <w:rPr>
          <w:rFonts w:ascii="CG Omega" w:hAnsi="CG Omega"/>
        </w:rPr>
        <w:t xml:space="preserve"> </w:t>
      </w:r>
      <w:r w:rsidR="00493E45">
        <w:rPr>
          <w:rFonts w:ascii="CG Omega" w:hAnsi="CG Omega"/>
        </w:rPr>
        <w:t xml:space="preserve">est </w:t>
      </w:r>
      <w:r w:rsidR="002C745A">
        <w:rPr>
          <w:rFonts w:ascii="CG Omega" w:hAnsi="CG Omega"/>
        </w:rPr>
        <w:t>clôturé</w:t>
      </w:r>
      <w:r>
        <w:rPr>
          <w:rFonts w:ascii="CG Omega" w:hAnsi="CG Omega"/>
        </w:rPr>
        <w:t xml:space="preserve"> avant 10 ans</w:t>
      </w:r>
      <w:r w:rsidR="00493E45">
        <w:rPr>
          <w:rFonts w:ascii="CG Omega" w:hAnsi="CG Omega"/>
        </w:rPr>
        <w:t>,</w:t>
      </w:r>
      <w:r>
        <w:rPr>
          <w:rFonts w:ascii="CG Omega" w:hAnsi="CG Omega"/>
        </w:rPr>
        <w:t xml:space="preserve"> puis au 31/12 de chaque année. </w:t>
      </w:r>
    </w:p>
    <w:p w14:paraId="4BDF1B3E" w14:textId="77777777" w:rsidR="00A04B00" w:rsidRDefault="00A04B00" w:rsidP="00340F1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5672727B" w14:textId="527CEDAC" w:rsidR="00803005" w:rsidRDefault="00803005" w:rsidP="00340F1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803005">
        <w:rPr>
          <w:rFonts w:ascii="CG Omega" w:hAnsi="CG Omega"/>
        </w:rPr>
        <w:t xml:space="preserve">En application de </w:t>
      </w:r>
      <w:r w:rsidR="00D41541">
        <w:rPr>
          <w:rFonts w:ascii="CG Omega" w:hAnsi="CG Omega"/>
        </w:rPr>
        <w:t xml:space="preserve">l’article 28 de </w:t>
      </w:r>
      <w:r w:rsidRPr="00803005">
        <w:rPr>
          <w:rFonts w:ascii="CG Omega" w:hAnsi="CG Omega"/>
        </w:rPr>
        <w:t xml:space="preserve">la </w:t>
      </w:r>
      <w:hyperlink r:id="rId77" w:history="1">
        <w:r w:rsidRPr="00803005">
          <w:rPr>
            <w:rStyle w:val="Lienhypertexte"/>
            <w:rFonts w:ascii="CG Omega" w:hAnsi="CG Omega"/>
          </w:rPr>
          <w:t xml:space="preserve">loi de finances pour 2018 </w:t>
        </w:r>
        <w:r w:rsidRPr="00803005">
          <w:rPr>
            <w:rStyle w:val="Lienhypertexte"/>
            <w:rFonts w:ascii="CG Omega" w:hAnsi="CG Omega"/>
            <w:bCs/>
          </w:rPr>
          <w:t>n° 2017-1837 du 30 décembre 2017</w:t>
        </w:r>
      </w:hyperlink>
      <w:r w:rsidRPr="00803005">
        <w:rPr>
          <w:rFonts w:ascii="CG Omega" w:hAnsi="CG Omega"/>
        </w:rPr>
        <w:t xml:space="preserve">, les intérêts versés sur un </w:t>
      </w:r>
      <w:r>
        <w:rPr>
          <w:rFonts w:ascii="CG Omega" w:hAnsi="CG Omega"/>
        </w:rPr>
        <w:t>PEL</w:t>
      </w:r>
      <w:r w:rsidRPr="00803005">
        <w:rPr>
          <w:rFonts w:ascii="CG Omega" w:hAnsi="CG Omega"/>
        </w:rPr>
        <w:t xml:space="preserve"> souscrit à compter du 1</w:t>
      </w:r>
      <w:r w:rsidRPr="00803005">
        <w:rPr>
          <w:rFonts w:ascii="CG Omega" w:hAnsi="CG Omega"/>
          <w:vertAlign w:val="superscript"/>
        </w:rPr>
        <w:t>er</w:t>
      </w:r>
      <w:r w:rsidRPr="00803005">
        <w:rPr>
          <w:rFonts w:ascii="CG Omega" w:hAnsi="CG Omega"/>
        </w:rPr>
        <w:t xml:space="preserve"> janvier 2018 sont désormais soumis à l'impôt sur le revenu dès sa première année d’existence.</w:t>
      </w:r>
    </w:p>
    <w:p w14:paraId="7F9EB19F" w14:textId="77777777" w:rsidR="00803005" w:rsidRDefault="00803005" w:rsidP="00340F1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52A0432D" w14:textId="52AFF5BA" w:rsidR="00484D2C" w:rsidRPr="00484D2C" w:rsidRDefault="00484D2C" w:rsidP="00340F15">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 xml:space="preserve">Une procédure de régularisation est prévue </w:t>
      </w:r>
      <w:r w:rsidR="00854EAB">
        <w:rPr>
          <w:rFonts w:ascii="CG Omega" w:hAnsi="CG Omega"/>
        </w:rPr>
        <w:t>pour les</w:t>
      </w:r>
      <w:r>
        <w:rPr>
          <w:rFonts w:ascii="CG Omega" w:hAnsi="CG Omega"/>
        </w:rPr>
        <w:t xml:space="preserve"> PEL résiliés de plein droit avant leur deuxième anniversaire ou transformés en CEL et dont la rémunération est recalculée au taux du CEL (voir</w:t>
      </w:r>
      <w:r w:rsidR="00294EAB">
        <w:rPr>
          <w:rFonts w:ascii="CG Omega" w:hAnsi="CG Omega"/>
        </w:rPr>
        <w:t xml:space="preserve"> </w:t>
      </w:r>
      <w:r w:rsidR="00294EAB">
        <w:rPr>
          <w:rFonts w:ascii="CG Omega" w:hAnsi="CG Omega"/>
        </w:rPr>
        <w:fldChar w:fldCharType="begin"/>
      </w:r>
      <w:r w:rsidR="00294EAB">
        <w:rPr>
          <w:rFonts w:ascii="CG Omega" w:hAnsi="CG Omega"/>
        </w:rPr>
        <w:instrText xml:space="preserve"> REF _Ref429411941 \r \h </w:instrText>
      </w:r>
      <w:r w:rsidR="00294EAB">
        <w:rPr>
          <w:rFonts w:ascii="CG Omega" w:hAnsi="CG Omega"/>
        </w:rPr>
      </w:r>
      <w:r w:rsidR="00294EAB">
        <w:rPr>
          <w:rFonts w:ascii="CG Omega" w:hAnsi="CG Omega"/>
        </w:rPr>
        <w:fldChar w:fldCharType="separate"/>
      </w:r>
      <w:r w:rsidR="00975E89">
        <w:rPr>
          <w:rFonts w:ascii="CG Omega" w:hAnsi="CG Omega"/>
        </w:rPr>
        <w:t>4.1</w:t>
      </w:r>
      <w:r w:rsidR="00294EAB">
        <w:rPr>
          <w:rFonts w:ascii="CG Omega" w:hAnsi="CG Omega"/>
        </w:rPr>
        <w:fldChar w:fldCharType="end"/>
      </w:r>
      <w:r>
        <w:rPr>
          <w:rFonts w:ascii="CG Omega" w:hAnsi="CG Omega"/>
        </w:rPr>
        <w:t xml:space="preserve"> et </w:t>
      </w:r>
      <w:r w:rsidR="00294EAB">
        <w:rPr>
          <w:rFonts w:ascii="CG Omega" w:hAnsi="CG Omega"/>
        </w:rPr>
        <w:fldChar w:fldCharType="begin"/>
      </w:r>
      <w:r w:rsidR="00294EAB">
        <w:rPr>
          <w:rFonts w:ascii="CG Omega" w:hAnsi="CG Omega"/>
        </w:rPr>
        <w:instrText xml:space="preserve"> REF _Ref429411963 \r \h </w:instrText>
      </w:r>
      <w:r w:rsidR="00294EAB">
        <w:rPr>
          <w:rFonts w:ascii="CG Omega" w:hAnsi="CG Omega"/>
        </w:rPr>
      </w:r>
      <w:r w:rsidR="00294EAB">
        <w:rPr>
          <w:rFonts w:ascii="CG Omega" w:hAnsi="CG Omega"/>
        </w:rPr>
        <w:fldChar w:fldCharType="separate"/>
      </w:r>
      <w:r w:rsidR="00975E89">
        <w:rPr>
          <w:rFonts w:ascii="CG Omega" w:hAnsi="CG Omega"/>
        </w:rPr>
        <w:t>4.2</w:t>
      </w:r>
      <w:r w:rsidR="00294EAB">
        <w:rPr>
          <w:rFonts w:ascii="CG Omega" w:hAnsi="CG Omega"/>
        </w:rPr>
        <w:fldChar w:fldCharType="end"/>
      </w:r>
      <w:r>
        <w:rPr>
          <w:rFonts w:ascii="CG Omega" w:hAnsi="CG Omega"/>
        </w:rPr>
        <w:t>). Dans ce cas</w:t>
      </w:r>
      <w:r w:rsidR="008A36F3">
        <w:rPr>
          <w:rFonts w:ascii="CG Omega" w:hAnsi="CG Omega"/>
        </w:rPr>
        <w:t>,</w:t>
      </w:r>
      <w:r>
        <w:rPr>
          <w:rFonts w:ascii="CG Omega" w:hAnsi="CG Omega"/>
        </w:rPr>
        <w:t xml:space="preserve"> l’établissement payeur </w:t>
      </w:r>
      <w:r w:rsidR="002C745A" w:rsidRPr="003D74F7">
        <w:rPr>
          <w:rFonts w:ascii="CG Omega" w:hAnsi="CG Omega"/>
        </w:rPr>
        <w:t xml:space="preserve">verse à l’épargnant des intérêts recalculés au taux du CEL nets de prélèvement sociaux (également recalculés) et récupère </w:t>
      </w:r>
      <w:r w:rsidRPr="003D74F7">
        <w:rPr>
          <w:rFonts w:ascii="CG Omega" w:hAnsi="CG Omega"/>
        </w:rPr>
        <w:t>l’excédent résultant de la contribution due sur les intérêts recalculés (</w:t>
      </w:r>
      <w:hyperlink r:id="rId78" w:history="1">
        <w:r w:rsidRPr="003D74F7">
          <w:rPr>
            <w:rStyle w:val="Lienhypertexte"/>
            <w:rFonts w:ascii="CG Omega" w:hAnsi="CG Omega"/>
            <w:i/>
          </w:rPr>
          <w:t>CSS, art. L. 136-7, III</w:t>
        </w:r>
      </w:hyperlink>
      <w:r w:rsidRPr="003D74F7">
        <w:rPr>
          <w:rFonts w:ascii="CG Omega" w:hAnsi="CG Omega"/>
          <w:i/>
        </w:rPr>
        <w:t>)</w:t>
      </w:r>
      <w:r w:rsidR="008A36F3" w:rsidRPr="003D74F7">
        <w:rPr>
          <w:rFonts w:ascii="CG Omega" w:hAnsi="CG Omega"/>
        </w:rPr>
        <w:t xml:space="preserve"> </w:t>
      </w:r>
      <w:r w:rsidR="002C745A" w:rsidRPr="003D74F7">
        <w:rPr>
          <w:rFonts w:ascii="CG Omega" w:hAnsi="CG Omega"/>
        </w:rPr>
        <w:t>auprès de</w:t>
      </w:r>
      <w:r w:rsidR="008A36F3" w:rsidRPr="003D74F7">
        <w:rPr>
          <w:rFonts w:ascii="CG Omega" w:hAnsi="CG Omega"/>
        </w:rPr>
        <w:t xml:space="preserve"> la Direction générale des finances publiques</w:t>
      </w:r>
      <w:r w:rsidRPr="003D74F7">
        <w:rPr>
          <w:rFonts w:ascii="CG Omega" w:hAnsi="CG Omega"/>
        </w:rPr>
        <w:t>.</w:t>
      </w:r>
    </w:p>
    <w:p w14:paraId="693DEE83" w14:textId="77777777" w:rsidR="004C3CBC" w:rsidRDefault="004C3CBC" w:rsidP="004C3CBC">
      <w:pPr>
        <w:pStyle w:val="Sansinterligne"/>
        <w:ind w:left="0" w:firstLine="0"/>
        <w:rPr>
          <w:rFonts w:ascii="CG Omega" w:hAnsi="CG Omega"/>
        </w:rPr>
      </w:pPr>
    </w:p>
    <w:p w14:paraId="07F3F747" w14:textId="77777777" w:rsidR="004A0ECB" w:rsidRPr="00512F8B" w:rsidRDefault="00512F8B" w:rsidP="007B6AB1">
      <w:pPr>
        <w:pStyle w:val="Sansinterligne"/>
        <w:ind w:left="0"/>
        <w:jc w:val="center"/>
        <w:rPr>
          <w:rFonts w:ascii="CG Omega" w:hAnsi="CG Omega"/>
          <w:b/>
        </w:rPr>
      </w:pPr>
      <w:r w:rsidRPr="00512F8B">
        <w:rPr>
          <w:rFonts w:ascii="CG Omega" w:hAnsi="CG Omega"/>
          <w:b/>
        </w:rPr>
        <w:t>Tableau récapitulatif des taux d’intérêt applicables aux PEL</w:t>
      </w:r>
      <w:r w:rsidR="008540DD">
        <w:rPr>
          <w:rFonts w:ascii="CG Omega" w:hAnsi="CG Omega"/>
          <w:b/>
        </w:rPr>
        <w:t xml:space="preserve"> (hors prélèvements sociaux)</w:t>
      </w:r>
    </w:p>
    <w:p w14:paraId="0E2195B7" w14:textId="142C793F" w:rsidR="005A2B29" w:rsidRDefault="005A2B29" w:rsidP="007B6AB1">
      <w:pPr>
        <w:pStyle w:val="Sansinterligne"/>
        <w:rPr>
          <w:rFonts w:ascii="CG Omega" w:hAnsi="CG Omega"/>
        </w:rPr>
      </w:pPr>
    </w:p>
    <w:tbl>
      <w:tblPr>
        <w:tblStyle w:val="Grilledutableau"/>
        <w:tblW w:w="0" w:type="auto"/>
        <w:tblLook w:val="04A0" w:firstRow="1" w:lastRow="0" w:firstColumn="1" w:lastColumn="0" w:noHBand="0" w:noVBand="1"/>
      </w:tblPr>
      <w:tblGrid>
        <w:gridCol w:w="4606"/>
        <w:gridCol w:w="4606"/>
      </w:tblGrid>
      <w:tr w:rsidR="004A0ECB" w14:paraId="756BA28A" w14:textId="77777777" w:rsidTr="00E90C5F">
        <w:tc>
          <w:tcPr>
            <w:tcW w:w="4606" w:type="dxa"/>
            <w:shd w:val="pct15" w:color="auto" w:fill="auto"/>
          </w:tcPr>
          <w:p w14:paraId="39795291" w14:textId="77777777" w:rsidR="004A0ECB" w:rsidRDefault="004A0ECB" w:rsidP="007B6AB1">
            <w:pPr>
              <w:pStyle w:val="Sansinterligne"/>
              <w:ind w:left="-142"/>
              <w:jc w:val="center"/>
              <w:rPr>
                <w:rFonts w:ascii="CG Omega" w:hAnsi="CG Omega"/>
              </w:rPr>
            </w:pPr>
            <w:r>
              <w:rPr>
                <w:rFonts w:ascii="CG Omega" w:hAnsi="CG Omega"/>
              </w:rPr>
              <w:t>Date de souscription du PEL</w:t>
            </w:r>
          </w:p>
        </w:tc>
        <w:tc>
          <w:tcPr>
            <w:tcW w:w="4606" w:type="dxa"/>
            <w:shd w:val="pct15" w:color="auto" w:fill="auto"/>
          </w:tcPr>
          <w:p w14:paraId="7E614A48" w14:textId="77777777" w:rsidR="004A0ECB" w:rsidRDefault="004A0ECB" w:rsidP="007B6AB1">
            <w:pPr>
              <w:pStyle w:val="Sansinterligne"/>
              <w:ind w:left="-142"/>
              <w:jc w:val="center"/>
              <w:rPr>
                <w:rFonts w:ascii="CG Omega" w:hAnsi="CG Omega"/>
              </w:rPr>
            </w:pPr>
            <w:r>
              <w:rPr>
                <w:rFonts w:ascii="CG Omega" w:hAnsi="CG Omega"/>
              </w:rPr>
              <w:t>Taux d’intérêt annuel</w:t>
            </w:r>
            <w:r w:rsidR="005A2B29">
              <w:rPr>
                <w:rFonts w:ascii="CG Omega" w:hAnsi="CG Omega"/>
              </w:rPr>
              <w:t xml:space="preserve"> </w:t>
            </w:r>
            <w:r w:rsidR="00895530">
              <w:rPr>
                <w:rFonts w:ascii="CG Omega" w:hAnsi="CG Omega"/>
              </w:rPr>
              <w:t xml:space="preserve">de rémunération </w:t>
            </w:r>
          </w:p>
        </w:tc>
      </w:tr>
      <w:tr w:rsidR="004A0ECB" w14:paraId="6FB94EB4" w14:textId="77777777" w:rsidTr="004A0ECB">
        <w:tc>
          <w:tcPr>
            <w:tcW w:w="4606" w:type="dxa"/>
          </w:tcPr>
          <w:p w14:paraId="3D478809" w14:textId="77777777" w:rsidR="004A0ECB" w:rsidRDefault="004A0ECB" w:rsidP="007B6AB1">
            <w:pPr>
              <w:pStyle w:val="Sansinterligne"/>
              <w:ind w:left="-142"/>
              <w:jc w:val="center"/>
              <w:rPr>
                <w:rFonts w:ascii="CG Omega" w:hAnsi="CG Omega"/>
              </w:rPr>
            </w:pPr>
            <w:r>
              <w:rPr>
                <w:rFonts w:ascii="CG Omega" w:hAnsi="CG Omega"/>
              </w:rPr>
              <w:t>Entre le 01/01/1981 et le 14/06/1983</w:t>
            </w:r>
          </w:p>
        </w:tc>
        <w:tc>
          <w:tcPr>
            <w:tcW w:w="4606" w:type="dxa"/>
          </w:tcPr>
          <w:p w14:paraId="7C3A9D81" w14:textId="77777777" w:rsidR="004A0ECB" w:rsidRDefault="004A0ECB" w:rsidP="007B6AB1">
            <w:pPr>
              <w:pStyle w:val="Sansinterligne"/>
              <w:ind w:left="-142"/>
              <w:jc w:val="center"/>
              <w:rPr>
                <w:rFonts w:ascii="CG Omega" w:hAnsi="CG Omega"/>
              </w:rPr>
            </w:pPr>
            <w:r>
              <w:rPr>
                <w:rFonts w:ascii="CG Omega" w:hAnsi="CG Omega"/>
              </w:rPr>
              <w:t>9 % (dont 4/9 de prime d’épargne)</w:t>
            </w:r>
            <w:r w:rsidR="00E53691">
              <w:rPr>
                <w:rFonts w:ascii="CG Omega" w:hAnsi="CG Omega"/>
              </w:rPr>
              <w:t>*</w:t>
            </w:r>
          </w:p>
        </w:tc>
      </w:tr>
      <w:tr w:rsidR="004A0ECB" w14:paraId="62BFD404" w14:textId="77777777" w:rsidTr="004A0ECB">
        <w:tc>
          <w:tcPr>
            <w:tcW w:w="4606" w:type="dxa"/>
          </w:tcPr>
          <w:p w14:paraId="330D3E83" w14:textId="77777777" w:rsidR="004A0ECB" w:rsidRDefault="004A0ECB" w:rsidP="007B6AB1">
            <w:pPr>
              <w:pStyle w:val="Sansinterligne"/>
              <w:ind w:left="-142"/>
              <w:jc w:val="center"/>
              <w:rPr>
                <w:rFonts w:ascii="CG Omega" w:hAnsi="CG Omega"/>
              </w:rPr>
            </w:pPr>
            <w:r>
              <w:rPr>
                <w:rFonts w:ascii="CG Omega" w:hAnsi="CG Omega"/>
              </w:rPr>
              <w:t>Entre le 15/06/1983 et le 15/08/1984</w:t>
            </w:r>
          </w:p>
        </w:tc>
        <w:tc>
          <w:tcPr>
            <w:tcW w:w="4606" w:type="dxa"/>
          </w:tcPr>
          <w:p w14:paraId="1E23E974" w14:textId="77777777" w:rsidR="004A0ECB" w:rsidRDefault="004A0ECB" w:rsidP="007B6AB1">
            <w:pPr>
              <w:pStyle w:val="Sansinterligne"/>
              <w:ind w:left="-142"/>
              <w:jc w:val="center"/>
              <w:rPr>
                <w:rFonts w:ascii="CG Omega" w:hAnsi="CG Omega"/>
              </w:rPr>
            </w:pPr>
            <w:r>
              <w:rPr>
                <w:rFonts w:ascii="CG Omega" w:hAnsi="CG Omega"/>
              </w:rPr>
              <w:t>10 % (dont 4/10 de prime d’épargne)</w:t>
            </w:r>
            <w:r w:rsidR="00E53691">
              <w:rPr>
                <w:rFonts w:ascii="CG Omega" w:hAnsi="CG Omega"/>
              </w:rPr>
              <w:t>*</w:t>
            </w:r>
          </w:p>
        </w:tc>
      </w:tr>
      <w:tr w:rsidR="004A0ECB" w14:paraId="23FF856D" w14:textId="77777777" w:rsidTr="004A0ECB">
        <w:tc>
          <w:tcPr>
            <w:tcW w:w="4606" w:type="dxa"/>
          </w:tcPr>
          <w:p w14:paraId="7435853A" w14:textId="77777777" w:rsidR="004A0ECB" w:rsidRDefault="004A0ECB" w:rsidP="007B6AB1">
            <w:pPr>
              <w:pStyle w:val="Sansinterligne"/>
              <w:ind w:left="-142"/>
              <w:jc w:val="center"/>
              <w:rPr>
                <w:rFonts w:ascii="CG Omega" w:hAnsi="CG Omega"/>
              </w:rPr>
            </w:pPr>
            <w:r>
              <w:rPr>
                <w:rFonts w:ascii="CG Omega" w:hAnsi="CG Omega"/>
              </w:rPr>
              <w:t>Entre le 16/08/1984 et le 30/06/1985</w:t>
            </w:r>
          </w:p>
        </w:tc>
        <w:tc>
          <w:tcPr>
            <w:tcW w:w="4606" w:type="dxa"/>
          </w:tcPr>
          <w:p w14:paraId="4444F1DD" w14:textId="77777777" w:rsidR="004A0ECB" w:rsidRDefault="004A0ECB" w:rsidP="007B6AB1">
            <w:pPr>
              <w:pStyle w:val="Sansinterligne"/>
              <w:ind w:left="-142"/>
              <w:jc w:val="center"/>
              <w:rPr>
                <w:rFonts w:ascii="CG Omega" w:hAnsi="CG Omega"/>
              </w:rPr>
            </w:pPr>
            <w:r>
              <w:rPr>
                <w:rFonts w:ascii="CG Omega" w:hAnsi="CG Omega"/>
              </w:rPr>
              <w:t>9 % (dont 4/9 de prime d’épargne)</w:t>
            </w:r>
            <w:r w:rsidR="00E53691">
              <w:rPr>
                <w:rFonts w:ascii="CG Omega" w:hAnsi="CG Omega"/>
              </w:rPr>
              <w:t>*</w:t>
            </w:r>
          </w:p>
        </w:tc>
      </w:tr>
      <w:tr w:rsidR="004A0ECB" w14:paraId="70BD1609" w14:textId="77777777" w:rsidTr="004A0ECB">
        <w:tc>
          <w:tcPr>
            <w:tcW w:w="4606" w:type="dxa"/>
          </w:tcPr>
          <w:p w14:paraId="1CAE6DC8" w14:textId="77777777" w:rsidR="004A0ECB" w:rsidRDefault="004A0ECB" w:rsidP="007B6AB1">
            <w:pPr>
              <w:pStyle w:val="Sansinterligne"/>
              <w:ind w:left="-142"/>
              <w:jc w:val="center"/>
              <w:rPr>
                <w:rFonts w:ascii="CG Omega" w:hAnsi="CG Omega"/>
              </w:rPr>
            </w:pPr>
            <w:r>
              <w:rPr>
                <w:rFonts w:ascii="CG Omega" w:hAnsi="CG Omega"/>
              </w:rPr>
              <w:t>Entre le 01/07/1985 et le 15/05/1986</w:t>
            </w:r>
          </w:p>
        </w:tc>
        <w:tc>
          <w:tcPr>
            <w:tcW w:w="4606" w:type="dxa"/>
          </w:tcPr>
          <w:p w14:paraId="6AB65A8F" w14:textId="77777777" w:rsidR="004A0ECB" w:rsidRDefault="004A0ECB" w:rsidP="007B6AB1">
            <w:pPr>
              <w:pStyle w:val="Sansinterligne"/>
              <w:ind w:left="-142"/>
              <w:jc w:val="center"/>
              <w:rPr>
                <w:rFonts w:ascii="CG Omega" w:hAnsi="CG Omega"/>
              </w:rPr>
            </w:pPr>
            <w:r>
              <w:rPr>
                <w:rFonts w:ascii="CG Omega" w:hAnsi="CG Omega"/>
              </w:rPr>
              <w:t>7,5 % (dont 4/10 de prime d’épargne)</w:t>
            </w:r>
            <w:r w:rsidR="00E53691">
              <w:rPr>
                <w:rFonts w:ascii="CG Omega" w:hAnsi="CG Omega"/>
              </w:rPr>
              <w:t>*</w:t>
            </w:r>
          </w:p>
        </w:tc>
      </w:tr>
      <w:tr w:rsidR="004A0ECB" w14:paraId="61E6E8DB" w14:textId="77777777" w:rsidTr="004A0ECB">
        <w:tc>
          <w:tcPr>
            <w:tcW w:w="4606" w:type="dxa"/>
          </w:tcPr>
          <w:p w14:paraId="21033B4D" w14:textId="77777777" w:rsidR="004A0ECB" w:rsidRDefault="004A0ECB" w:rsidP="007B6AB1">
            <w:pPr>
              <w:pStyle w:val="Sansinterligne"/>
              <w:ind w:left="-142"/>
              <w:jc w:val="center"/>
              <w:rPr>
                <w:rFonts w:ascii="CG Omega" w:hAnsi="CG Omega"/>
              </w:rPr>
            </w:pPr>
            <w:r>
              <w:rPr>
                <w:rFonts w:ascii="CG Omega" w:hAnsi="CG Omega"/>
              </w:rPr>
              <w:t>Entre le 16/05/1986 et le 06/02/</w:t>
            </w:r>
            <w:r w:rsidR="008C02C8">
              <w:rPr>
                <w:rFonts w:ascii="CG Omega" w:hAnsi="CG Omega"/>
              </w:rPr>
              <w:t>1994</w:t>
            </w:r>
          </w:p>
        </w:tc>
        <w:tc>
          <w:tcPr>
            <w:tcW w:w="4606" w:type="dxa"/>
          </w:tcPr>
          <w:p w14:paraId="1406BF55" w14:textId="77777777" w:rsidR="004A0ECB" w:rsidRDefault="008C02C8" w:rsidP="007B6AB1">
            <w:pPr>
              <w:pStyle w:val="Sansinterligne"/>
              <w:ind w:left="-142"/>
              <w:jc w:val="center"/>
              <w:rPr>
                <w:rFonts w:ascii="CG Omega" w:hAnsi="CG Omega"/>
              </w:rPr>
            </w:pPr>
            <w:r>
              <w:rPr>
                <w:rFonts w:ascii="CG Omega" w:hAnsi="CG Omega"/>
              </w:rPr>
              <w:t>6% (dont 1/4 de prime d’épargne)</w:t>
            </w:r>
            <w:r w:rsidR="00E53691">
              <w:rPr>
                <w:rFonts w:ascii="CG Omega" w:hAnsi="CG Omega"/>
              </w:rPr>
              <w:t>*</w:t>
            </w:r>
          </w:p>
        </w:tc>
      </w:tr>
      <w:tr w:rsidR="004A0ECB" w14:paraId="3F5D5E92" w14:textId="77777777" w:rsidTr="004A0ECB">
        <w:tc>
          <w:tcPr>
            <w:tcW w:w="4606" w:type="dxa"/>
          </w:tcPr>
          <w:p w14:paraId="7280169C" w14:textId="77777777" w:rsidR="004A0ECB" w:rsidRDefault="008C02C8" w:rsidP="007B6AB1">
            <w:pPr>
              <w:pStyle w:val="Sansinterligne"/>
              <w:ind w:left="-142"/>
              <w:jc w:val="center"/>
              <w:rPr>
                <w:rFonts w:ascii="CG Omega" w:hAnsi="CG Omega"/>
              </w:rPr>
            </w:pPr>
            <w:r>
              <w:rPr>
                <w:rFonts w:ascii="CG Omega" w:hAnsi="CG Omega"/>
              </w:rPr>
              <w:t>Entre le 07/02/1994 et le 22/01/1997</w:t>
            </w:r>
          </w:p>
        </w:tc>
        <w:tc>
          <w:tcPr>
            <w:tcW w:w="4606" w:type="dxa"/>
          </w:tcPr>
          <w:p w14:paraId="36F064F2" w14:textId="77777777" w:rsidR="004A0ECB" w:rsidRDefault="008C02C8" w:rsidP="007B6AB1">
            <w:pPr>
              <w:pStyle w:val="Sansinterligne"/>
              <w:ind w:left="-142"/>
              <w:jc w:val="center"/>
              <w:rPr>
                <w:rFonts w:ascii="CG Omega" w:hAnsi="CG Omega"/>
              </w:rPr>
            </w:pPr>
            <w:r>
              <w:rPr>
                <w:rFonts w:ascii="CG Omega" w:hAnsi="CG Omega"/>
              </w:rPr>
              <w:t>5,25 % (dont 2/7 de prime d’épargne)</w:t>
            </w:r>
            <w:r w:rsidR="00E53691">
              <w:rPr>
                <w:rFonts w:ascii="CG Omega" w:hAnsi="CG Omega"/>
              </w:rPr>
              <w:t>*</w:t>
            </w:r>
          </w:p>
        </w:tc>
      </w:tr>
      <w:tr w:rsidR="004A0ECB" w14:paraId="15A2088A" w14:textId="77777777" w:rsidTr="004A0ECB">
        <w:tc>
          <w:tcPr>
            <w:tcW w:w="4606" w:type="dxa"/>
          </w:tcPr>
          <w:p w14:paraId="7C01EBE4" w14:textId="77777777" w:rsidR="004A0ECB" w:rsidRDefault="008C02C8" w:rsidP="007B6AB1">
            <w:pPr>
              <w:pStyle w:val="Sansinterligne"/>
              <w:ind w:left="-142"/>
              <w:jc w:val="center"/>
              <w:rPr>
                <w:rFonts w:ascii="CG Omega" w:hAnsi="CG Omega"/>
              </w:rPr>
            </w:pPr>
            <w:r>
              <w:rPr>
                <w:rFonts w:ascii="CG Omega" w:hAnsi="CG Omega"/>
              </w:rPr>
              <w:t>Entre le 23/01/1997 et le 08/06/1998</w:t>
            </w:r>
          </w:p>
        </w:tc>
        <w:tc>
          <w:tcPr>
            <w:tcW w:w="4606" w:type="dxa"/>
          </w:tcPr>
          <w:p w14:paraId="70C37666" w14:textId="77777777" w:rsidR="004A0ECB" w:rsidRDefault="008C02C8" w:rsidP="007B6AB1">
            <w:pPr>
              <w:pStyle w:val="Sansinterligne"/>
              <w:ind w:left="-142"/>
              <w:jc w:val="center"/>
              <w:rPr>
                <w:rFonts w:ascii="CG Omega" w:hAnsi="CG Omega"/>
              </w:rPr>
            </w:pPr>
            <w:r>
              <w:rPr>
                <w:rFonts w:ascii="CG Omega" w:hAnsi="CG Omega"/>
              </w:rPr>
              <w:t>4,25 % (dont 2/7 de prime d’épargne)</w:t>
            </w:r>
            <w:r w:rsidR="00E53691">
              <w:rPr>
                <w:rFonts w:ascii="CG Omega" w:hAnsi="CG Omega"/>
              </w:rPr>
              <w:t>*</w:t>
            </w:r>
          </w:p>
        </w:tc>
      </w:tr>
      <w:tr w:rsidR="004A0ECB" w14:paraId="0A7786A6" w14:textId="77777777" w:rsidTr="004A0ECB">
        <w:tc>
          <w:tcPr>
            <w:tcW w:w="4606" w:type="dxa"/>
          </w:tcPr>
          <w:p w14:paraId="042E55C0" w14:textId="77777777" w:rsidR="004A0ECB" w:rsidRDefault="008C02C8" w:rsidP="007B6AB1">
            <w:pPr>
              <w:pStyle w:val="Sansinterligne"/>
              <w:ind w:left="-142"/>
              <w:jc w:val="center"/>
              <w:rPr>
                <w:rFonts w:ascii="CG Omega" w:hAnsi="CG Omega"/>
              </w:rPr>
            </w:pPr>
            <w:r>
              <w:rPr>
                <w:rFonts w:ascii="CG Omega" w:hAnsi="CG Omega"/>
              </w:rPr>
              <w:t>Entre le 09/06/1998 et le 25/07/1999</w:t>
            </w:r>
          </w:p>
        </w:tc>
        <w:tc>
          <w:tcPr>
            <w:tcW w:w="4606" w:type="dxa"/>
          </w:tcPr>
          <w:p w14:paraId="009C6266" w14:textId="77777777" w:rsidR="004A0ECB" w:rsidRDefault="008C02C8" w:rsidP="007B6AB1">
            <w:pPr>
              <w:pStyle w:val="Sansinterligne"/>
              <w:ind w:left="-142"/>
              <w:jc w:val="center"/>
              <w:rPr>
                <w:rFonts w:ascii="CG Omega" w:hAnsi="CG Omega"/>
              </w:rPr>
            </w:pPr>
            <w:r>
              <w:rPr>
                <w:rFonts w:ascii="CG Omega" w:hAnsi="CG Omega"/>
              </w:rPr>
              <w:t>4 % (dont 2/7 de prime d’épargne)</w:t>
            </w:r>
            <w:r w:rsidR="00E53691">
              <w:rPr>
                <w:rFonts w:ascii="CG Omega" w:hAnsi="CG Omega"/>
              </w:rPr>
              <w:t>*</w:t>
            </w:r>
          </w:p>
        </w:tc>
      </w:tr>
      <w:tr w:rsidR="004A0ECB" w14:paraId="30BC3D6B" w14:textId="77777777" w:rsidTr="004A0ECB">
        <w:tc>
          <w:tcPr>
            <w:tcW w:w="4606" w:type="dxa"/>
          </w:tcPr>
          <w:p w14:paraId="26754C80" w14:textId="77777777" w:rsidR="004A0ECB" w:rsidRDefault="008C02C8" w:rsidP="007B6AB1">
            <w:pPr>
              <w:pStyle w:val="Sansinterligne"/>
              <w:ind w:left="-142"/>
              <w:jc w:val="center"/>
              <w:rPr>
                <w:rFonts w:ascii="CG Omega" w:hAnsi="CG Omega"/>
              </w:rPr>
            </w:pPr>
            <w:r>
              <w:rPr>
                <w:rFonts w:ascii="CG Omega" w:hAnsi="CG Omega"/>
              </w:rPr>
              <w:t>Entre le 26/07/1999 et le 30/06/2000</w:t>
            </w:r>
          </w:p>
        </w:tc>
        <w:tc>
          <w:tcPr>
            <w:tcW w:w="4606" w:type="dxa"/>
          </w:tcPr>
          <w:p w14:paraId="7D048055" w14:textId="77777777" w:rsidR="004A0ECB" w:rsidRDefault="008C02C8" w:rsidP="007B6AB1">
            <w:pPr>
              <w:pStyle w:val="Sansinterligne"/>
              <w:ind w:left="-142"/>
              <w:jc w:val="center"/>
              <w:rPr>
                <w:rFonts w:ascii="CG Omega" w:hAnsi="CG Omega"/>
              </w:rPr>
            </w:pPr>
            <w:r>
              <w:rPr>
                <w:rFonts w:ascii="CG Omega" w:hAnsi="CG Omega"/>
              </w:rPr>
              <w:t>3,60 % (dont 2/7 de prime d’épargne)</w:t>
            </w:r>
            <w:r w:rsidR="00E53691">
              <w:rPr>
                <w:rFonts w:ascii="CG Omega" w:hAnsi="CG Omega"/>
              </w:rPr>
              <w:t>*</w:t>
            </w:r>
          </w:p>
        </w:tc>
      </w:tr>
      <w:tr w:rsidR="004A0ECB" w14:paraId="33DC72DF" w14:textId="77777777" w:rsidTr="004A0ECB">
        <w:tc>
          <w:tcPr>
            <w:tcW w:w="4606" w:type="dxa"/>
          </w:tcPr>
          <w:p w14:paraId="408D0FC2" w14:textId="77777777" w:rsidR="004A0ECB" w:rsidRDefault="008C02C8" w:rsidP="007B6AB1">
            <w:pPr>
              <w:pStyle w:val="Sansinterligne"/>
              <w:ind w:left="-142"/>
              <w:jc w:val="center"/>
              <w:rPr>
                <w:rFonts w:ascii="CG Omega" w:hAnsi="CG Omega"/>
              </w:rPr>
            </w:pPr>
            <w:r>
              <w:rPr>
                <w:rFonts w:ascii="CG Omega" w:hAnsi="CG Omega"/>
              </w:rPr>
              <w:t>Entre le 01/07/2000 et le 31/07/2003</w:t>
            </w:r>
          </w:p>
        </w:tc>
        <w:tc>
          <w:tcPr>
            <w:tcW w:w="4606" w:type="dxa"/>
          </w:tcPr>
          <w:p w14:paraId="7EA24FCD" w14:textId="77777777" w:rsidR="004A0ECB" w:rsidRDefault="008C02C8" w:rsidP="007B6AB1">
            <w:pPr>
              <w:pStyle w:val="Sansinterligne"/>
              <w:ind w:left="-142"/>
              <w:jc w:val="center"/>
              <w:rPr>
                <w:rFonts w:ascii="CG Omega" w:hAnsi="CG Omega"/>
              </w:rPr>
            </w:pPr>
            <w:r>
              <w:rPr>
                <w:rFonts w:ascii="CG Omega" w:hAnsi="CG Omega"/>
              </w:rPr>
              <w:t>4,5 % (dont 2/7 de prime d’épargne)</w:t>
            </w:r>
            <w:r w:rsidR="00E53691">
              <w:rPr>
                <w:rFonts w:ascii="CG Omega" w:hAnsi="CG Omega"/>
              </w:rPr>
              <w:t>*</w:t>
            </w:r>
          </w:p>
        </w:tc>
      </w:tr>
      <w:tr w:rsidR="004A0ECB" w14:paraId="1415FB57" w14:textId="77777777" w:rsidTr="004A0ECB">
        <w:tc>
          <w:tcPr>
            <w:tcW w:w="4606" w:type="dxa"/>
          </w:tcPr>
          <w:p w14:paraId="2B2F912E" w14:textId="77777777" w:rsidR="004A0ECB" w:rsidRDefault="008C02C8" w:rsidP="007B6AB1">
            <w:pPr>
              <w:pStyle w:val="Sansinterligne"/>
              <w:ind w:left="-142"/>
              <w:jc w:val="center"/>
              <w:rPr>
                <w:rFonts w:ascii="CG Omega" w:hAnsi="CG Omega"/>
              </w:rPr>
            </w:pPr>
            <w:r>
              <w:rPr>
                <w:rFonts w:ascii="CG Omega" w:hAnsi="CG Omega"/>
              </w:rPr>
              <w:t>Entre le 01/08/2003 et le 28/02/2011</w:t>
            </w:r>
          </w:p>
        </w:tc>
        <w:tc>
          <w:tcPr>
            <w:tcW w:w="4606" w:type="dxa"/>
          </w:tcPr>
          <w:p w14:paraId="5AE16614" w14:textId="77777777" w:rsidR="004A0ECB" w:rsidRDefault="008C02C8" w:rsidP="007B6AB1">
            <w:pPr>
              <w:pStyle w:val="Sansinterligne"/>
              <w:ind w:left="-142"/>
              <w:jc w:val="center"/>
              <w:rPr>
                <w:rFonts w:ascii="CG Omega" w:hAnsi="CG Omega"/>
              </w:rPr>
            </w:pPr>
            <w:r>
              <w:rPr>
                <w:rFonts w:ascii="CG Omega" w:hAnsi="CG Omega"/>
              </w:rPr>
              <w:t>2,5 %</w:t>
            </w:r>
          </w:p>
        </w:tc>
      </w:tr>
      <w:tr w:rsidR="004A0ECB" w14:paraId="10E56DE1" w14:textId="77777777" w:rsidTr="004A0ECB">
        <w:tc>
          <w:tcPr>
            <w:tcW w:w="4606" w:type="dxa"/>
          </w:tcPr>
          <w:p w14:paraId="2A57E590" w14:textId="77777777" w:rsidR="004A0ECB" w:rsidRDefault="00536173" w:rsidP="007B6AB1">
            <w:pPr>
              <w:pStyle w:val="Sansinterligne"/>
              <w:ind w:left="-142"/>
              <w:jc w:val="center"/>
              <w:rPr>
                <w:rFonts w:ascii="CG Omega" w:hAnsi="CG Omega"/>
              </w:rPr>
            </w:pPr>
            <w:r>
              <w:rPr>
                <w:rFonts w:ascii="CG Omega" w:hAnsi="CG Omega"/>
              </w:rPr>
              <w:t xml:space="preserve">Entre </w:t>
            </w:r>
            <w:r w:rsidR="008C02C8">
              <w:rPr>
                <w:rFonts w:ascii="CG Omega" w:hAnsi="CG Omega"/>
              </w:rPr>
              <w:t>le 01/03/2011</w:t>
            </w:r>
            <w:r>
              <w:rPr>
                <w:rFonts w:ascii="CG Omega" w:hAnsi="CG Omega"/>
              </w:rPr>
              <w:t xml:space="preserve"> et le 31/01/2015</w:t>
            </w:r>
          </w:p>
        </w:tc>
        <w:tc>
          <w:tcPr>
            <w:tcW w:w="4606" w:type="dxa"/>
          </w:tcPr>
          <w:p w14:paraId="090E9E8E" w14:textId="77777777" w:rsidR="004A0ECB" w:rsidRDefault="008C02C8" w:rsidP="007B6AB1">
            <w:pPr>
              <w:pStyle w:val="Sansinterligne"/>
              <w:ind w:left="-142"/>
              <w:jc w:val="center"/>
              <w:rPr>
                <w:rFonts w:ascii="CG Omega" w:hAnsi="CG Omega"/>
              </w:rPr>
            </w:pPr>
            <w:r>
              <w:rPr>
                <w:rFonts w:ascii="CG Omega" w:hAnsi="CG Omega"/>
              </w:rPr>
              <w:t>2,5 %</w:t>
            </w:r>
          </w:p>
        </w:tc>
      </w:tr>
      <w:tr w:rsidR="00B8073D" w14:paraId="52A63396" w14:textId="77777777" w:rsidTr="004A0ECB">
        <w:tc>
          <w:tcPr>
            <w:tcW w:w="4606" w:type="dxa"/>
          </w:tcPr>
          <w:p w14:paraId="4CB4FE5F" w14:textId="1B7AF12A" w:rsidR="00B8073D" w:rsidRDefault="00472AF6" w:rsidP="007B6AB1">
            <w:pPr>
              <w:pStyle w:val="Sansinterligne"/>
              <w:ind w:left="-142"/>
              <w:jc w:val="center"/>
              <w:rPr>
                <w:rFonts w:ascii="CG Omega" w:hAnsi="CG Omega"/>
              </w:rPr>
            </w:pPr>
            <w:r>
              <w:rPr>
                <w:rFonts w:ascii="CG Omega" w:hAnsi="CG Omega"/>
              </w:rPr>
              <w:t>Entre le</w:t>
            </w:r>
            <w:r w:rsidR="00B8073D">
              <w:rPr>
                <w:rFonts w:ascii="CG Omega" w:hAnsi="CG Omega"/>
              </w:rPr>
              <w:t xml:space="preserve"> 01/02/2015</w:t>
            </w:r>
            <w:r w:rsidR="00156B4D">
              <w:rPr>
                <w:rFonts w:ascii="CG Omega" w:hAnsi="CG Omega"/>
              </w:rPr>
              <w:t xml:space="preserve"> </w:t>
            </w:r>
            <w:r>
              <w:rPr>
                <w:rFonts w:ascii="CG Omega" w:hAnsi="CG Omega"/>
              </w:rPr>
              <w:t>et le</w:t>
            </w:r>
            <w:r w:rsidR="00156B4D">
              <w:rPr>
                <w:rFonts w:ascii="CG Omega" w:hAnsi="CG Omega"/>
              </w:rPr>
              <w:t xml:space="preserve"> 31/01/2016</w:t>
            </w:r>
          </w:p>
        </w:tc>
        <w:tc>
          <w:tcPr>
            <w:tcW w:w="4606" w:type="dxa"/>
          </w:tcPr>
          <w:p w14:paraId="568F4DBD" w14:textId="77777777" w:rsidR="00B8073D" w:rsidRDefault="00B8073D" w:rsidP="007B6AB1">
            <w:pPr>
              <w:pStyle w:val="Sansinterligne"/>
              <w:ind w:left="-142"/>
              <w:jc w:val="center"/>
              <w:rPr>
                <w:rFonts w:ascii="CG Omega" w:hAnsi="CG Omega"/>
              </w:rPr>
            </w:pPr>
            <w:r>
              <w:rPr>
                <w:rFonts w:ascii="CG Omega" w:hAnsi="CG Omega"/>
              </w:rPr>
              <w:t>2 %</w:t>
            </w:r>
          </w:p>
        </w:tc>
      </w:tr>
      <w:tr w:rsidR="00156B4D" w14:paraId="019B53EE" w14:textId="77777777" w:rsidTr="004A0ECB">
        <w:tc>
          <w:tcPr>
            <w:tcW w:w="4606" w:type="dxa"/>
          </w:tcPr>
          <w:p w14:paraId="4270DBBF" w14:textId="6970FA61" w:rsidR="00156B4D" w:rsidDel="00156B4D" w:rsidRDefault="00472AF6" w:rsidP="007B6AB1">
            <w:pPr>
              <w:pStyle w:val="Sansinterligne"/>
              <w:ind w:left="-142"/>
              <w:jc w:val="center"/>
              <w:rPr>
                <w:rFonts w:ascii="CG Omega" w:hAnsi="CG Omega"/>
              </w:rPr>
            </w:pPr>
            <w:r>
              <w:rPr>
                <w:rFonts w:ascii="CG Omega" w:hAnsi="CG Omega"/>
              </w:rPr>
              <w:t>Entre le</w:t>
            </w:r>
            <w:r w:rsidR="004C6B7C">
              <w:rPr>
                <w:rFonts w:ascii="CG Omega" w:hAnsi="CG Omega"/>
              </w:rPr>
              <w:t xml:space="preserve"> </w:t>
            </w:r>
            <w:r w:rsidR="00156B4D">
              <w:rPr>
                <w:rFonts w:ascii="CG Omega" w:hAnsi="CG Omega"/>
              </w:rPr>
              <w:t>01/02/2016</w:t>
            </w:r>
            <w:r w:rsidR="004C6B7C">
              <w:rPr>
                <w:rFonts w:ascii="CG Omega" w:hAnsi="CG Omega"/>
              </w:rPr>
              <w:t xml:space="preserve"> </w:t>
            </w:r>
            <w:r>
              <w:rPr>
                <w:rFonts w:ascii="CG Omega" w:hAnsi="CG Omega"/>
              </w:rPr>
              <w:t>et le</w:t>
            </w:r>
            <w:r w:rsidR="004C6B7C">
              <w:rPr>
                <w:rFonts w:ascii="CG Omega" w:hAnsi="CG Omega"/>
              </w:rPr>
              <w:t xml:space="preserve"> 31/07/2016</w:t>
            </w:r>
          </w:p>
        </w:tc>
        <w:tc>
          <w:tcPr>
            <w:tcW w:w="4606" w:type="dxa"/>
          </w:tcPr>
          <w:p w14:paraId="7EAB02E7" w14:textId="03985636" w:rsidR="00156B4D" w:rsidRDefault="00156B4D" w:rsidP="007B6AB1">
            <w:pPr>
              <w:pStyle w:val="Sansinterligne"/>
              <w:ind w:left="-142"/>
              <w:jc w:val="center"/>
              <w:rPr>
                <w:rFonts w:ascii="CG Omega" w:hAnsi="CG Omega"/>
              </w:rPr>
            </w:pPr>
            <w:r>
              <w:rPr>
                <w:rFonts w:ascii="CG Omega" w:hAnsi="CG Omega"/>
              </w:rPr>
              <w:t>1,5 %</w:t>
            </w:r>
          </w:p>
        </w:tc>
      </w:tr>
      <w:tr w:rsidR="004C6B7C" w14:paraId="108C95C5" w14:textId="77777777" w:rsidTr="004A0ECB">
        <w:tc>
          <w:tcPr>
            <w:tcW w:w="4606" w:type="dxa"/>
          </w:tcPr>
          <w:p w14:paraId="7E5749CD" w14:textId="68FC62AC" w:rsidR="004C6B7C" w:rsidRDefault="004C6B7C" w:rsidP="007B6AB1">
            <w:pPr>
              <w:pStyle w:val="Sansinterligne"/>
              <w:ind w:left="-142"/>
              <w:jc w:val="center"/>
              <w:rPr>
                <w:rFonts w:ascii="CG Omega" w:hAnsi="CG Omega"/>
              </w:rPr>
            </w:pPr>
            <w:r>
              <w:rPr>
                <w:rFonts w:ascii="CG Omega" w:hAnsi="CG Omega"/>
              </w:rPr>
              <w:t>Depuis le 01/08/2016</w:t>
            </w:r>
          </w:p>
        </w:tc>
        <w:tc>
          <w:tcPr>
            <w:tcW w:w="4606" w:type="dxa"/>
          </w:tcPr>
          <w:p w14:paraId="75B73581" w14:textId="356256F2" w:rsidR="004C6B7C" w:rsidRDefault="004C6B7C" w:rsidP="007B6AB1">
            <w:pPr>
              <w:pStyle w:val="Sansinterligne"/>
              <w:ind w:left="-142"/>
              <w:jc w:val="center"/>
              <w:rPr>
                <w:rFonts w:ascii="CG Omega" w:hAnsi="CG Omega"/>
              </w:rPr>
            </w:pPr>
            <w:r>
              <w:rPr>
                <w:rFonts w:ascii="CG Omega" w:hAnsi="CG Omega"/>
              </w:rPr>
              <w:t>1 %</w:t>
            </w:r>
          </w:p>
        </w:tc>
      </w:tr>
      <w:tr w:rsidR="00F9683F" w14:paraId="5A2D41D1" w14:textId="77777777" w:rsidTr="00A03F7B">
        <w:tc>
          <w:tcPr>
            <w:tcW w:w="9212" w:type="dxa"/>
            <w:gridSpan w:val="2"/>
          </w:tcPr>
          <w:p w14:paraId="04883626" w14:textId="77777777" w:rsidR="00854EAB" w:rsidRDefault="00F9683F" w:rsidP="007B6AB1">
            <w:pPr>
              <w:pStyle w:val="Sansinterligne"/>
              <w:ind w:left="0" w:firstLine="0"/>
              <w:rPr>
                <w:rFonts w:ascii="CG Omega" w:hAnsi="CG Omega"/>
                <w:i/>
                <w:sz w:val="20"/>
              </w:rPr>
            </w:pPr>
            <w:r w:rsidRPr="00F9683F">
              <w:rPr>
                <w:rFonts w:ascii="CG Omega" w:hAnsi="CG Omega"/>
                <w:i/>
                <w:sz w:val="20"/>
              </w:rPr>
              <w:t xml:space="preserve">* </w:t>
            </w:r>
            <w:r w:rsidRPr="009972DD">
              <w:rPr>
                <w:rFonts w:ascii="CG Omega" w:hAnsi="CG Omega"/>
                <w:b/>
                <w:i/>
                <w:sz w:val="20"/>
              </w:rPr>
              <w:t>Pour ces générations de PEL, le taux de rémunération intégrait la prime d'Etat.</w:t>
            </w:r>
            <w:r w:rsidRPr="00F9683F">
              <w:rPr>
                <w:rFonts w:ascii="CG Omega" w:hAnsi="CG Omega"/>
                <w:i/>
                <w:sz w:val="20"/>
              </w:rPr>
              <w:t xml:space="preserve"> </w:t>
            </w:r>
          </w:p>
          <w:p w14:paraId="43AE7788" w14:textId="77777777" w:rsidR="00F9683F" w:rsidRDefault="00747A9D" w:rsidP="007B6AB1">
            <w:pPr>
              <w:pStyle w:val="Sansinterligne"/>
              <w:ind w:left="0" w:firstLine="0"/>
              <w:rPr>
                <w:rFonts w:ascii="CG Omega" w:hAnsi="CG Omega"/>
                <w:i/>
                <w:sz w:val="20"/>
              </w:rPr>
            </w:pPr>
            <w:r>
              <w:rPr>
                <w:rFonts w:ascii="CG Omega" w:hAnsi="CG Omega"/>
                <w:i/>
                <w:sz w:val="20"/>
              </w:rPr>
              <w:t>Pour les PEL ouverts à compter du 12/12/2002, le versement de la prime est conditionné à la souscription d’un prêt d’épargne-logement.</w:t>
            </w:r>
          </w:p>
          <w:p w14:paraId="4D15D8DC" w14:textId="1E14BCFD" w:rsidR="00377E08" w:rsidRPr="00F9683F" w:rsidRDefault="00377E08" w:rsidP="007B6AB1">
            <w:pPr>
              <w:pStyle w:val="Sansinterligne"/>
              <w:ind w:left="0" w:firstLine="0"/>
              <w:rPr>
                <w:rFonts w:ascii="CG Omega" w:hAnsi="CG Omega"/>
                <w:i/>
              </w:rPr>
            </w:pPr>
            <w:r>
              <w:rPr>
                <w:rFonts w:ascii="CG Omega" w:hAnsi="CG Omega"/>
                <w:i/>
                <w:sz w:val="20"/>
              </w:rPr>
              <w:t>Un historique des taux de rémunération avant 1981 fera l’objet d’un document séparé.</w:t>
            </w:r>
          </w:p>
        </w:tc>
      </w:tr>
    </w:tbl>
    <w:p w14:paraId="1542DD39" w14:textId="77777777" w:rsidR="00F9683F" w:rsidRPr="00F9683F" w:rsidRDefault="00F9683F" w:rsidP="002D4D51">
      <w:pPr>
        <w:pStyle w:val="Sansinterligne"/>
        <w:ind w:left="0" w:firstLine="0"/>
        <w:rPr>
          <w:rFonts w:ascii="CG Omega" w:hAnsi="CG Omega"/>
        </w:rPr>
      </w:pPr>
    </w:p>
    <w:p w14:paraId="412D9592" w14:textId="77777777" w:rsidR="007B1365" w:rsidRPr="0024438B" w:rsidRDefault="00F80E07" w:rsidP="00D60B9B">
      <w:pPr>
        <w:pStyle w:val="Titre2"/>
        <w:numPr>
          <w:ilvl w:val="0"/>
          <w:numId w:val="17"/>
        </w:numPr>
      </w:pPr>
      <w:bookmarkStart w:id="41" w:name="_Toc394930621"/>
      <w:bookmarkStart w:id="42" w:name="_Toc394930678"/>
      <w:bookmarkStart w:id="43" w:name="_Toc63177991"/>
      <w:r>
        <w:lastRenderedPageBreak/>
        <w:t>Interdiction du n</w:t>
      </w:r>
      <w:r w:rsidR="007B1365" w:rsidRPr="0024438B">
        <w:t>antissement</w:t>
      </w:r>
      <w:bookmarkEnd w:id="41"/>
      <w:bookmarkEnd w:id="42"/>
      <w:bookmarkEnd w:id="43"/>
    </w:p>
    <w:p w14:paraId="0CCFCEEB" w14:textId="77777777" w:rsidR="00C07C10" w:rsidRPr="004C4C17" w:rsidRDefault="00C07C10" w:rsidP="00824777">
      <w:pPr>
        <w:pStyle w:val="Sansinterligne"/>
        <w:rPr>
          <w:rFonts w:ascii="CG Omega" w:hAnsi="CG Omega"/>
        </w:rPr>
      </w:pPr>
    </w:p>
    <w:p w14:paraId="1B41CEC9" w14:textId="58B3C95D" w:rsidR="007B1365" w:rsidRPr="004C4C17" w:rsidRDefault="00E46CD3" w:rsidP="008D770C">
      <w:pPr>
        <w:pStyle w:val="Sansinterligne"/>
        <w:numPr>
          <w:ilvl w:val="0"/>
          <w:numId w:val="9"/>
        </w:numPr>
        <w:pBdr>
          <w:top w:val="single" w:sz="4" w:space="1" w:color="auto"/>
          <w:left w:val="single" w:sz="4" w:space="4" w:color="auto"/>
          <w:bottom w:val="single" w:sz="4" w:space="1" w:color="auto"/>
          <w:right w:val="single" w:sz="4" w:space="4" w:color="auto"/>
        </w:pBdr>
        <w:ind w:left="0" w:firstLine="360"/>
        <w:rPr>
          <w:rFonts w:ascii="CG Omega" w:hAnsi="CG Omega"/>
        </w:rPr>
      </w:pPr>
      <w:r w:rsidRPr="00110B1B">
        <w:rPr>
          <w:rFonts w:ascii="CG Omega" w:hAnsi="CG Omega"/>
          <w:b/>
        </w:rPr>
        <w:t>CEL</w:t>
      </w:r>
      <w:r>
        <w:rPr>
          <w:rFonts w:ascii="CG Omega" w:hAnsi="CG Omega"/>
        </w:rPr>
        <w:t xml:space="preserve"> : </w:t>
      </w:r>
      <w:r w:rsidR="007B1365" w:rsidRPr="004C4C17">
        <w:rPr>
          <w:rFonts w:ascii="CG Omega" w:hAnsi="CG Omega"/>
        </w:rPr>
        <w:t>Les comptes d’épargne-logement et les droits y afférents ne peuvent être remis en nantissement (</w:t>
      </w:r>
      <w:hyperlink r:id="rId79" w:history="1">
        <w:r w:rsidR="007B1365" w:rsidRPr="00A41B36">
          <w:rPr>
            <w:rStyle w:val="Lienhypertexte"/>
            <w:rFonts w:ascii="CG Omega" w:hAnsi="CG Omega"/>
            <w:i/>
          </w:rPr>
          <w:t>CCH, art. R.</w:t>
        </w:r>
        <w:r w:rsidR="00A41B36" w:rsidRPr="00A41B36">
          <w:rPr>
            <w:rStyle w:val="Lienhypertexte"/>
            <w:rFonts w:ascii="CG Omega" w:hAnsi="CG Omega"/>
            <w:i/>
          </w:rPr>
          <w:t xml:space="preserve"> </w:t>
        </w:r>
        <w:r w:rsidR="007B1365" w:rsidRPr="00A41B36">
          <w:rPr>
            <w:rStyle w:val="Lienhypertexte"/>
            <w:rFonts w:ascii="CG Omega" w:hAnsi="CG Omega"/>
            <w:i/>
          </w:rPr>
          <w:t>315-6</w:t>
        </w:r>
      </w:hyperlink>
      <w:r w:rsidR="007B1365" w:rsidRPr="004C4C17">
        <w:rPr>
          <w:rFonts w:ascii="CG Omega" w:hAnsi="CG Omega"/>
        </w:rPr>
        <w:t>).</w:t>
      </w:r>
    </w:p>
    <w:p w14:paraId="46A6BE73" w14:textId="77777777" w:rsidR="007B1365" w:rsidRPr="004C4C17" w:rsidRDefault="007B1365" w:rsidP="00824777">
      <w:pPr>
        <w:pStyle w:val="Sansinterligne"/>
        <w:rPr>
          <w:rFonts w:ascii="CG Omega" w:hAnsi="CG Omega"/>
        </w:rPr>
      </w:pPr>
    </w:p>
    <w:p w14:paraId="05E51BEC" w14:textId="4AD6939B" w:rsidR="007B1365" w:rsidRPr="004C4C17" w:rsidRDefault="00E46CD3" w:rsidP="008D770C">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110B1B">
        <w:rPr>
          <w:rFonts w:ascii="CG Omega" w:hAnsi="CG Omega"/>
          <w:b/>
        </w:rPr>
        <w:t>PEL</w:t>
      </w:r>
      <w:r>
        <w:rPr>
          <w:rFonts w:ascii="CG Omega" w:hAnsi="CG Omega"/>
        </w:rPr>
        <w:t xml:space="preserve"> : </w:t>
      </w:r>
      <w:r w:rsidR="007B1365" w:rsidRPr="004C4C17">
        <w:rPr>
          <w:rFonts w:ascii="CG Omega" w:hAnsi="CG Omega"/>
        </w:rPr>
        <w:t>Par analogie avec le compte</w:t>
      </w:r>
      <w:r w:rsidR="00D2113B">
        <w:rPr>
          <w:rFonts w:ascii="CG Omega" w:hAnsi="CG Omega"/>
        </w:rPr>
        <w:t xml:space="preserve"> d’épargne-logement</w:t>
      </w:r>
      <w:r w:rsidR="007B1365" w:rsidRPr="004C4C17">
        <w:rPr>
          <w:rFonts w:ascii="CG Omega" w:hAnsi="CG Omega"/>
        </w:rPr>
        <w:t xml:space="preserve">, le nantissement d’un plan d’épargne-logement est interdit. Cet acte est assimilé à une cessation de l’épargne et sanctionné par la perte </w:t>
      </w:r>
      <w:r w:rsidR="00854EAB">
        <w:rPr>
          <w:rFonts w:ascii="CG Omega" w:hAnsi="CG Omega"/>
        </w:rPr>
        <w:t>des</w:t>
      </w:r>
      <w:r w:rsidR="007B1365" w:rsidRPr="004C4C17">
        <w:rPr>
          <w:rFonts w:ascii="CG Omega" w:hAnsi="CG Omega"/>
        </w:rPr>
        <w:t xml:space="preserve"> avantages liés à ce plan (rémunération, octroi du prêt et de la prime).</w:t>
      </w:r>
    </w:p>
    <w:p w14:paraId="0616897F" w14:textId="77777777" w:rsidR="00DC5797" w:rsidRDefault="00DC5797" w:rsidP="002D4D51">
      <w:pPr>
        <w:pStyle w:val="Sansinterligne"/>
        <w:ind w:left="0" w:firstLine="0"/>
        <w:rPr>
          <w:rFonts w:ascii="CG Omega" w:hAnsi="CG Omega"/>
        </w:rPr>
      </w:pPr>
    </w:p>
    <w:p w14:paraId="29A57680" w14:textId="77777777" w:rsidR="00DC5797" w:rsidRPr="004C4C17" w:rsidRDefault="00DC5797" w:rsidP="002D4D51">
      <w:pPr>
        <w:pStyle w:val="Sansinterligne"/>
        <w:ind w:left="0" w:firstLine="0"/>
        <w:rPr>
          <w:rFonts w:ascii="CG Omega" w:hAnsi="CG Omega"/>
        </w:rPr>
      </w:pPr>
    </w:p>
    <w:p w14:paraId="4BBFCA2A" w14:textId="77777777" w:rsidR="007004A2" w:rsidRPr="0024438B" w:rsidRDefault="004A7212" w:rsidP="0074394D">
      <w:pPr>
        <w:pStyle w:val="Titre1"/>
        <w:keepNext w:val="0"/>
        <w:numPr>
          <w:ilvl w:val="0"/>
          <w:numId w:val="13"/>
        </w:numPr>
        <w:ind w:left="431" w:hanging="431"/>
      </w:pPr>
      <w:bookmarkStart w:id="44" w:name="_Toc394930622"/>
      <w:bookmarkStart w:id="45" w:name="_Toc394930679"/>
      <w:bookmarkStart w:id="46" w:name="_Toc63177992"/>
      <w:r w:rsidRPr="0024438B">
        <w:t>Transfert et cession du compte ou du plan d’épargne-logement</w:t>
      </w:r>
      <w:bookmarkEnd w:id="44"/>
      <w:bookmarkEnd w:id="45"/>
      <w:bookmarkEnd w:id="46"/>
    </w:p>
    <w:p w14:paraId="17BB99E8" w14:textId="77777777" w:rsidR="004C17FE" w:rsidRPr="004C4C17" w:rsidRDefault="004C17FE" w:rsidP="0074394D">
      <w:pPr>
        <w:pStyle w:val="Sansinterligne"/>
        <w:rPr>
          <w:rFonts w:ascii="CG Omega" w:hAnsi="CG Omega"/>
        </w:rPr>
      </w:pPr>
    </w:p>
    <w:p w14:paraId="130C1B4C" w14:textId="77777777" w:rsidR="004A7212" w:rsidRPr="0024438B" w:rsidRDefault="007E3644" w:rsidP="0074394D">
      <w:pPr>
        <w:pStyle w:val="Titre2"/>
        <w:keepNext w:val="0"/>
        <w:numPr>
          <w:ilvl w:val="0"/>
          <w:numId w:val="18"/>
        </w:numPr>
      </w:pPr>
      <w:bookmarkStart w:id="47" w:name="_Toc394930623"/>
      <w:bookmarkStart w:id="48" w:name="_Toc394930680"/>
      <w:bookmarkStart w:id="49" w:name="_Toc63177993"/>
      <w:r w:rsidRPr="0024438B">
        <w:t>Transfert</w:t>
      </w:r>
      <w:bookmarkEnd w:id="47"/>
      <w:bookmarkEnd w:id="48"/>
      <w:bookmarkEnd w:id="49"/>
    </w:p>
    <w:p w14:paraId="527FE70F" w14:textId="77777777" w:rsidR="00392D9E" w:rsidRDefault="00392D9E" w:rsidP="00824777">
      <w:pPr>
        <w:pStyle w:val="Sansinterligne"/>
        <w:rPr>
          <w:rFonts w:ascii="CG Omega" w:hAnsi="CG Omega"/>
        </w:rPr>
      </w:pPr>
    </w:p>
    <w:p w14:paraId="0FD009FC" w14:textId="4421FC3F" w:rsidR="00392D9E" w:rsidRPr="00E13432" w:rsidRDefault="00392D9E" w:rsidP="001F419C">
      <w:pPr>
        <w:pStyle w:val="Sansinterligne"/>
        <w:ind w:left="0" w:hanging="12"/>
        <w:rPr>
          <w:rFonts w:ascii="CG Omega" w:hAnsi="CG Omega"/>
        </w:rPr>
      </w:pPr>
      <w:r w:rsidRPr="00E13432">
        <w:rPr>
          <w:rFonts w:ascii="CG Omega" w:hAnsi="CG Omega"/>
          <w:u w:val="single"/>
        </w:rPr>
        <w:t>Radiation de l’établissement gestionnaire</w:t>
      </w:r>
      <w:r w:rsidR="00E13432">
        <w:rPr>
          <w:rFonts w:ascii="CG Omega" w:hAnsi="CG Omega"/>
        </w:rPr>
        <w:t xml:space="preserve"> : En cas de retrait d’agrément ou de radiation de l’établissement </w:t>
      </w:r>
      <w:r w:rsidR="003412E4">
        <w:rPr>
          <w:rFonts w:ascii="CG Omega" w:hAnsi="CG Omega"/>
        </w:rPr>
        <w:t>bancaire</w:t>
      </w:r>
      <w:r w:rsidR="00E13432">
        <w:rPr>
          <w:rFonts w:ascii="CG Omega" w:hAnsi="CG Omega"/>
        </w:rPr>
        <w:t xml:space="preserve"> gestionnaire, les comptes et plans d’épargne-logement peuvent être transférés à d’autres établissements </w:t>
      </w:r>
      <w:r w:rsidR="00D2113B">
        <w:rPr>
          <w:rFonts w:ascii="CG Omega" w:hAnsi="CG Omega"/>
        </w:rPr>
        <w:t>bancaires</w:t>
      </w:r>
      <w:r w:rsidR="00E13432">
        <w:rPr>
          <w:rFonts w:ascii="CG Omega" w:hAnsi="CG Omega"/>
        </w:rPr>
        <w:t xml:space="preserve"> (</w:t>
      </w:r>
      <w:hyperlink r:id="rId80" w:history="1">
        <w:r w:rsidR="00E13432" w:rsidRPr="00B15DEE">
          <w:rPr>
            <w:rStyle w:val="Lienhypertexte"/>
            <w:rFonts w:ascii="CG Omega" w:hAnsi="CG Omega"/>
            <w:i/>
          </w:rPr>
          <w:t>CMF, art. L. 511-15</w:t>
        </w:r>
      </w:hyperlink>
      <w:r w:rsidR="00E13432">
        <w:rPr>
          <w:rFonts w:ascii="CG Omega" w:hAnsi="CG Omega"/>
        </w:rPr>
        <w:t>).</w:t>
      </w:r>
    </w:p>
    <w:p w14:paraId="3B1BD2BA" w14:textId="77777777" w:rsidR="00392D9E" w:rsidRDefault="00392D9E" w:rsidP="001F419C">
      <w:pPr>
        <w:pStyle w:val="Sansinterligne"/>
        <w:ind w:left="0" w:hanging="12"/>
        <w:rPr>
          <w:rFonts w:ascii="CG Omega" w:hAnsi="CG Omega"/>
        </w:rPr>
      </w:pPr>
    </w:p>
    <w:p w14:paraId="356FFCAB" w14:textId="77777777" w:rsidR="00E13432" w:rsidRDefault="00644CE9" w:rsidP="00E46CD3">
      <w:pPr>
        <w:pStyle w:val="Sansinterligne"/>
        <w:ind w:left="0" w:hanging="12"/>
        <w:rPr>
          <w:rFonts w:ascii="CG Omega" w:hAnsi="CG Omega"/>
        </w:rPr>
      </w:pPr>
      <w:r w:rsidRPr="00644CE9">
        <w:rPr>
          <w:rFonts w:ascii="CG Omega" w:hAnsi="CG Omega"/>
          <w:u w:val="single"/>
        </w:rPr>
        <w:t>Transfert entre deux agences</w:t>
      </w:r>
      <w:r w:rsidRPr="00644CE9">
        <w:rPr>
          <w:rFonts w:ascii="CG Omega" w:hAnsi="CG Omega"/>
        </w:rPr>
        <w:t> :</w:t>
      </w:r>
      <w:r w:rsidR="00E13432">
        <w:rPr>
          <w:rFonts w:ascii="CG Omega" w:hAnsi="CG Omega"/>
        </w:rPr>
        <w:t xml:space="preserve"> Le titulaire d’un CEL ou d’un PEL peut demander le transfert de son compte </w:t>
      </w:r>
      <w:r w:rsidR="0074092A">
        <w:rPr>
          <w:rFonts w:ascii="CG Omega" w:hAnsi="CG Omega"/>
        </w:rPr>
        <w:t xml:space="preserve">ou plan </w:t>
      </w:r>
      <w:r w:rsidR="00E13432">
        <w:rPr>
          <w:rFonts w:ascii="CG Omega" w:hAnsi="CG Omega"/>
        </w:rPr>
        <w:t xml:space="preserve">d’une agence à une autre d’un même établissement. </w:t>
      </w:r>
    </w:p>
    <w:p w14:paraId="50E18528" w14:textId="77777777" w:rsidR="00644CE9" w:rsidRDefault="00644CE9" w:rsidP="001F419C">
      <w:pPr>
        <w:pStyle w:val="Sansinterligne"/>
        <w:ind w:left="0"/>
        <w:rPr>
          <w:rFonts w:ascii="CG Omega" w:hAnsi="CG Omega"/>
        </w:rPr>
      </w:pPr>
    </w:p>
    <w:p w14:paraId="76BE2266" w14:textId="6F02938F" w:rsidR="003E0E6C" w:rsidRDefault="00644CE9" w:rsidP="001F419C">
      <w:pPr>
        <w:pStyle w:val="Sansinterligne"/>
        <w:ind w:left="0"/>
        <w:rPr>
          <w:rFonts w:ascii="CG Omega" w:hAnsi="CG Omega"/>
        </w:rPr>
      </w:pPr>
      <w:r w:rsidRPr="00644CE9">
        <w:rPr>
          <w:rFonts w:ascii="CG Omega" w:hAnsi="CG Omega"/>
          <w:u w:val="single"/>
        </w:rPr>
        <w:t xml:space="preserve">Transfert entre deux établissements </w:t>
      </w:r>
      <w:r w:rsidR="00D2113B">
        <w:rPr>
          <w:rFonts w:ascii="CG Omega" w:hAnsi="CG Omega"/>
          <w:u w:val="single"/>
        </w:rPr>
        <w:t>bancaires</w:t>
      </w:r>
      <w:r>
        <w:rPr>
          <w:rFonts w:ascii="CG Omega" w:hAnsi="CG Omega"/>
        </w:rPr>
        <w:t> :</w:t>
      </w:r>
      <w:r w:rsidR="00DD65AD">
        <w:rPr>
          <w:rFonts w:ascii="CG Omega" w:hAnsi="CG Omega"/>
        </w:rPr>
        <w:t xml:space="preserve"> </w:t>
      </w:r>
      <w:r w:rsidR="003E0E6C">
        <w:rPr>
          <w:rFonts w:ascii="CG Omega" w:hAnsi="CG Omega"/>
        </w:rPr>
        <w:t xml:space="preserve">Le titulaire d’un CEL ou d’un PEL peut </w:t>
      </w:r>
      <w:r w:rsidR="00A55DEF">
        <w:rPr>
          <w:rFonts w:ascii="CG Omega" w:hAnsi="CG Omega"/>
        </w:rPr>
        <w:t xml:space="preserve">demander </w:t>
      </w:r>
      <w:r w:rsidR="003E0E6C">
        <w:rPr>
          <w:rFonts w:ascii="CG Omega" w:hAnsi="CG Omega"/>
        </w:rPr>
        <w:t xml:space="preserve">le transfert de son compte </w:t>
      </w:r>
      <w:r w:rsidR="0074092A">
        <w:rPr>
          <w:rFonts w:ascii="CG Omega" w:hAnsi="CG Omega"/>
        </w:rPr>
        <w:t xml:space="preserve">ou plan </w:t>
      </w:r>
      <w:r w:rsidR="003E0E6C">
        <w:rPr>
          <w:rFonts w:ascii="CG Omega" w:hAnsi="CG Omega"/>
        </w:rPr>
        <w:t>auprès de tout autre établissement habilité à effectuer des opérations d’</w:t>
      </w:r>
      <w:r w:rsidR="00A55DEF">
        <w:rPr>
          <w:rFonts w:ascii="CG Omega" w:hAnsi="CG Omega"/>
        </w:rPr>
        <w:t>épargne-logement</w:t>
      </w:r>
      <w:r w:rsidR="002C0C2D">
        <w:rPr>
          <w:rFonts w:ascii="CG Omega" w:hAnsi="CG Omega"/>
        </w:rPr>
        <w:t xml:space="preserve"> (</w:t>
      </w:r>
      <w:hyperlink r:id="rId81" w:history="1">
        <w:r w:rsidR="00656CA2" w:rsidRPr="00656CA2">
          <w:rPr>
            <w:rStyle w:val="Lienhypertexte"/>
            <w:rFonts w:ascii="CG Omega" w:hAnsi="CG Omega"/>
            <w:i/>
          </w:rPr>
          <w:t>Circ. 11 juillet 1986, §5</w:t>
        </w:r>
      </w:hyperlink>
      <w:r w:rsidR="00CF4F57">
        <w:rPr>
          <w:rStyle w:val="Lienhypertexte"/>
          <w:rFonts w:ascii="CG Omega" w:hAnsi="CG Omega"/>
          <w:i/>
        </w:rPr>
        <w:t xml:space="preserve"> p. 9130 JORF du 24 juillet 1986</w:t>
      </w:r>
      <w:r w:rsidR="002C0C2D">
        <w:rPr>
          <w:rFonts w:ascii="CG Omega" w:hAnsi="CG Omega"/>
        </w:rPr>
        <w:t>)</w:t>
      </w:r>
      <w:r w:rsidR="003E0E6C">
        <w:rPr>
          <w:rFonts w:ascii="CG Omega" w:hAnsi="CG Omega"/>
        </w:rPr>
        <w:t>.</w:t>
      </w:r>
      <w:r w:rsidR="006F4D7A">
        <w:rPr>
          <w:rFonts w:ascii="CG Omega" w:hAnsi="CG Omega"/>
        </w:rPr>
        <w:t xml:space="preserve"> </w:t>
      </w:r>
      <w:r w:rsidR="00D86D7D">
        <w:rPr>
          <w:rFonts w:ascii="CG Omega" w:hAnsi="CG Omega"/>
        </w:rPr>
        <w:t>L</w:t>
      </w:r>
      <w:r w:rsidR="003E0E6C">
        <w:rPr>
          <w:rFonts w:ascii="CG Omega" w:hAnsi="CG Omega"/>
        </w:rPr>
        <w:t>orsqu’une même personne est titulaire d’un CEL et d’un PEL, les deux instruments d’épargne doivent être tenus par le même établissement</w:t>
      </w:r>
      <w:r w:rsidR="00277ABF">
        <w:rPr>
          <w:rFonts w:ascii="CG Omega" w:hAnsi="CG Omega"/>
        </w:rPr>
        <w:t xml:space="preserve"> (</w:t>
      </w:r>
      <w:hyperlink r:id="rId82" w:history="1">
        <w:r w:rsidR="00277ABF" w:rsidRPr="00656CA2">
          <w:rPr>
            <w:rStyle w:val="Lienhypertexte"/>
            <w:rFonts w:ascii="CG Omega" w:hAnsi="CG Omega"/>
            <w:i/>
          </w:rPr>
          <w:t>Circ. 11 juillet 1986</w:t>
        </w:r>
        <w:r w:rsidR="00791F5C" w:rsidRPr="00656CA2">
          <w:rPr>
            <w:rStyle w:val="Lienhypertexte"/>
            <w:rFonts w:ascii="CG Omega" w:hAnsi="CG Omega"/>
            <w:i/>
          </w:rPr>
          <w:t>, §5</w:t>
        </w:r>
      </w:hyperlink>
      <w:r w:rsidR="00CF4F57">
        <w:rPr>
          <w:rStyle w:val="Lienhypertexte"/>
          <w:rFonts w:ascii="CG Omega" w:hAnsi="CG Omega"/>
          <w:i/>
        </w:rPr>
        <w:t xml:space="preserve"> p. 9130 JORF du 24 juillet 1986</w:t>
      </w:r>
      <w:r w:rsidR="00277ABF">
        <w:rPr>
          <w:rFonts w:ascii="CG Omega" w:hAnsi="CG Omega"/>
        </w:rPr>
        <w:t>)</w:t>
      </w:r>
      <w:r w:rsidR="003E0E6C">
        <w:rPr>
          <w:rFonts w:ascii="CG Omega" w:hAnsi="CG Omega"/>
        </w:rPr>
        <w:t>.</w:t>
      </w:r>
    </w:p>
    <w:p w14:paraId="6B1589DB" w14:textId="77777777" w:rsidR="00854EAB" w:rsidRDefault="00854EAB" w:rsidP="001F419C">
      <w:pPr>
        <w:pStyle w:val="Sansinterligne"/>
        <w:ind w:left="0"/>
        <w:rPr>
          <w:rFonts w:ascii="CG Omega" w:hAnsi="CG Omega"/>
        </w:rPr>
      </w:pPr>
    </w:p>
    <w:p w14:paraId="751109B4" w14:textId="77777777" w:rsidR="008F2BB6" w:rsidRPr="009D64E9" w:rsidRDefault="00854EAB" w:rsidP="00917A92">
      <w:pPr>
        <w:pStyle w:val="Sansinterligne"/>
        <w:keepNext/>
        <w:ind w:left="0"/>
        <w:rPr>
          <w:rFonts w:ascii="CG Omega" w:hAnsi="CG Omega"/>
        </w:rPr>
      </w:pPr>
      <w:r>
        <w:rPr>
          <w:rFonts w:ascii="CG Omega" w:hAnsi="CG Omega"/>
        </w:rPr>
        <w:t>Le transfert d’un CEL ou d’un PEL ne peut entrainer la perte d’intérêts pour le titulaire.</w:t>
      </w:r>
    </w:p>
    <w:p w14:paraId="773A9F35" w14:textId="77777777" w:rsidR="00A73A41" w:rsidRDefault="00A73A41" w:rsidP="00917A92">
      <w:pPr>
        <w:pStyle w:val="Sansinterligne"/>
        <w:keepNext/>
        <w:rPr>
          <w:rFonts w:ascii="CG Omega" w:hAnsi="CG Omega"/>
        </w:rPr>
      </w:pPr>
    </w:p>
    <w:p w14:paraId="1EFAB3B6" w14:textId="77777777" w:rsidR="006046DA" w:rsidRDefault="004A4D0A" w:rsidP="008D770C">
      <w:pPr>
        <w:pStyle w:val="Sansinterligne"/>
        <w:numPr>
          <w:ilvl w:val="0"/>
          <w:numId w:val="9"/>
        </w:numPr>
        <w:pBdr>
          <w:top w:val="single" w:sz="4" w:space="1" w:color="auto"/>
          <w:left w:val="single" w:sz="4" w:space="4" w:color="auto"/>
          <w:bottom w:val="single" w:sz="4" w:space="1" w:color="auto"/>
          <w:right w:val="single" w:sz="4" w:space="4" w:color="auto"/>
        </w:pBdr>
        <w:ind w:left="0" w:firstLine="360"/>
        <w:rPr>
          <w:rFonts w:ascii="CG Omega" w:hAnsi="CG Omega"/>
        </w:rPr>
      </w:pPr>
      <w:r w:rsidRPr="006046DA">
        <w:rPr>
          <w:rFonts w:ascii="CG Omega" w:hAnsi="CG Omega"/>
          <w:b/>
        </w:rPr>
        <w:t>CEL</w:t>
      </w:r>
      <w:r w:rsidRPr="006046DA">
        <w:rPr>
          <w:rFonts w:ascii="CG Omega" w:hAnsi="CG Omega"/>
        </w:rPr>
        <w:t xml:space="preserve"> : </w:t>
      </w:r>
      <w:r w:rsidR="00A55DEF" w:rsidRPr="006046DA">
        <w:rPr>
          <w:rFonts w:ascii="CG Omega" w:hAnsi="CG Omega"/>
        </w:rPr>
        <w:t xml:space="preserve">Le transfert d’un CEL nécessite l’accord préalable de l’établissement </w:t>
      </w:r>
      <w:r w:rsidR="00A87D79" w:rsidRPr="006046DA">
        <w:rPr>
          <w:rFonts w:ascii="CG Omega" w:hAnsi="CG Omega"/>
        </w:rPr>
        <w:t xml:space="preserve">bancaire </w:t>
      </w:r>
      <w:r w:rsidR="00A55DEF" w:rsidRPr="006046DA">
        <w:rPr>
          <w:rFonts w:ascii="CG Omega" w:hAnsi="CG Omega"/>
        </w:rPr>
        <w:t>auquel le compte va être transféré. Celui-ci dispose de toute liberté d’appréciation sur la suite à réserver à la demande de transfert dans la mesure où il sera tenu, à l’issue de la phase d’épargne, de consentir un prêt alors qu’il n’aura pas eu le bénéfice de l’épargne collectée pendant la première phase de la vie du compte.</w:t>
      </w:r>
    </w:p>
    <w:p w14:paraId="12CCFF8C" w14:textId="579E996E" w:rsidR="00CA606D" w:rsidRPr="006046DA" w:rsidRDefault="00CA606D" w:rsidP="008D770C">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sidRPr="006046DA">
        <w:rPr>
          <w:rFonts w:ascii="CG Omega" w:hAnsi="CG Omega"/>
        </w:rPr>
        <w:t xml:space="preserve">S’il est accepté, le transfert donne lieu à la délivrance, par l’établissement qui tient le compte, d’une attestation comportant l’indication de la date d’ouverture et du montant du compte, du coefficient de conversion des intérêts et du barème en résultant ainsi que </w:t>
      </w:r>
      <w:r w:rsidR="008D6D26">
        <w:rPr>
          <w:rFonts w:ascii="CG Omega" w:hAnsi="CG Omega"/>
        </w:rPr>
        <w:t xml:space="preserve">le détail </w:t>
      </w:r>
      <w:r w:rsidRPr="006046DA">
        <w:rPr>
          <w:rFonts w:ascii="CG Omega" w:hAnsi="CG Omega"/>
        </w:rPr>
        <w:t>des intérêts acquis depuis l’ouverture (</w:t>
      </w:r>
      <w:hyperlink r:id="rId83" w:history="1">
        <w:r w:rsidRPr="006046DA">
          <w:rPr>
            <w:rStyle w:val="Lienhypertexte"/>
            <w:rFonts w:ascii="CG Omega" w:hAnsi="CG Omega"/>
            <w:i/>
          </w:rPr>
          <w:t>Circ. 11 juillet 1986</w:t>
        </w:r>
        <w:r w:rsidR="00791F5C" w:rsidRPr="006046DA">
          <w:rPr>
            <w:rStyle w:val="Lienhypertexte"/>
            <w:rFonts w:ascii="CG Omega" w:hAnsi="CG Omega"/>
            <w:i/>
          </w:rPr>
          <w:t>, §5</w:t>
        </w:r>
        <w:r w:rsidR="00656CA2" w:rsidRPr="006046DA">
          <w:rPr>
            <w:rStyle w:val="Lienhypertexte"/>
            <w:rFonts w:ascii="CG Omega" w:hAnsi="CG Omega"/>
            <w:i/>
          </w:rPr>
          <w:t>, al. 2</w:t>
        </w:r>
      </w:hyperlink>
      <w:r w:rsidR="00CF4F57">
        <w:rPr>
          <w:rStyle w:val="Lienhypertexte"/>
          <w:rFonts w:ascii="CG Omega" w:hAnsi="CG Omega"/>
          <w:i/>
        </w:rPr>
        <w:t xml:space="preserve"> p. 9130 JORF du 24 juillet 1986</w:t>
      </w:r>
      <w:r w:rsidRPr="006046DA">
        <w:rPr>
          <w:rFonts w:ascii="CG Omega" w:hAnsi="CG Omega"/>
        </w:rPr>
        <w:t>).</w:t>
      </w:r>
    </w:p>
    <w:p w14:paraId="5D745AB3" w14:textId="77777777" w:rsidR="00644CE9" w:rsidRDefault="00644CE9" w:rsidP="00824777">
      <w:pPr>
        <w:pStyle w:val="Sansinterligne"/>
        <w:rPr>
          <w:rFonts w:ascii="CG Omega" w:hAnsi="CG Omega"/>
        </w:rPr>
      </w:pPr>
    </w:p>
    <w:p w14:paraId="53C871BF" w14:textId="289311E8" w:rsidR="00277ABF" w:rsidRDefault="004A4D0A" w:rsidP="008D770C">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110B1B">
        <w:rPr>
          <w:rFonts w:ascii="CG Omega" w:hAnsi="CG Omega"/>
          <w:b/>
        </w:rPr>
        <w:t>PEL</w:t>
      </w:r>
      <w:r>
        <w:rPr>
          <w:rFonts w:ascii="CG Omega" w:hAnsi="CG Omega"/>
        </w:rPr>
        <w:t xml:space="preserve"> : </w:t>
      </w:r>
      <w:r w:rsidR="0074092A">
        <w:rPr>
          <w:rFonts w:ascii="CG Omega" w:hAnsi="CG Omega"/>
        </w:rPr>
        <w:t>S’agissant d’un contrat, le PEL ne peut être transféré qu’avec l’accord formel de</w:t>
      </w:r>
      <w:r w:rsidR="00791F5C">
        <w:rPr>
          <w:rFonts w:ascii="CG Omega" w:hAnsi="CG Omega"/>
        </w:rPr>
        <w:t>s deux établissements concernés (</w:t>
      </w:r>
      <w:hyperlink r:id="rId84" w:history="1">
        <w:r w:rsidR="00791F5C" w:rsidRPr="00E8427D">
          <w:rPr>
            <w:rStyle w:val="Lienhypertexte"/>
            <w:rFonts w:ascii="CG Omega" w:hAnsi="CG Omega"/>
            <w:i/>
          </w:rPr>
          <w:t>Circ. 11 juillet 1986, §41</w:t>
        </w:r>
      </w:hyperlink>
      <w:r w:rsidR="00CF4F57">
        <w:rPr>
          <w:rStyle w:val="Lienhypertexte"/>
          <w:rFonts w:ascii="CG Omega" w:hAnsi="CG Omega"/>
          <w:i/>
        </w:rPr>
        <w:t xml:space="preserve"> p. 9132 JORF du 24 juillet 1986</w:t>
      </w:r>
      <w:r w:rsidR="00791F5C">
        <w:rPr>
          <w:rFonts w:ascii="CG Omega" w:hAnsi="CG Omega"/>
          <w:i/>
        </w:rPr>
        <w:t>).</w:t>
      </w:r>
    </w:p>
    <w:p w14:paraId="4BC09BBB" w14:textId="77777777" w:rsidR="00F3195B" w:rsidRDefault="00F3195B" w:rsidP="00F3195B">
      <w:pPr>
        <w:pStyle w:val="Sansinterligne"/>
        <w:rPr>
          <w:rFonts w:ascii="CG Omega" w:hAnsi="CG Omega"/>
        </w:rPr>
      </w:pPr>
    </w:p>
    <w:p w14:paraId="37232BA0" w14:textId="77777777" w:rsidR="00EE2BE4" w:rsidRPr="009D64E9" w:rsidRDefault="00F3195B" w:rsidP="00EE2BE4">
      <w:pPr>
        <w:pStyle w:val="Sansinterligne"/>
        <w:ind w:left="0"/>
        <w:rPr>
          <w:rFonts w:ascii="CG Omega" w:hAnsi="CG Omega"/>
        </w:rPr>
      </w:pPr>
      <w:r>
        <w:rPr>
          <w:rFonts w:ascii="CG Omega" w:hAnsi="CG Omega"/>
        </w:rPr>
        <w:t>En cas de transfert</w:t>
      </w:r>
      <w:r w:rsidR="00264197">
        <w:rPr>
          <w:rFonts w:ascii="CG Omega" w:hAnsi="CG Omega"/>
        </w:rPr>
        <w:t xml:space="preserve"> d’un CEL comme d’un PEL</w:t>
      </w:r>
      <w:r>
        <w:rPr>
          <w:rFonts w:ascii="CG Omega" w:hAnsi="CG Omega"/>
        </w:rPr>
        <w:t>, l’épargnant conserve les avantages attachés au compte ou au plan, notamment l’antériorité acquise.</w:t>
      </w:r>
      <w:r w:rsidR="00B24554">
        <w:rPr>
          <w:rFonts w:ascii="CG Omega" w:hAnsi="CG Omega"/>
        </w:rPr>
        <w:t xml:space="preserve"> </w:t>
      </w:r>
      <w:r w:rsidR="00EE2BE4">
        <w:rPr>
          <w:rFonts w:ascii="CG Omega" w:hAnsi="CG Omega"/>
        </w:rPr>
        <w:t>Le transfert d’un CEL ou d’un PEL d’un établissement à un autre ne peut entrainer la perte d’intérêts pour le titulaire.</w:t>
      </w:r>
    </w:p>
    <w:p w14:paraId="5B4D7908" w14:textId="77777777" w:rsidR="00B24554" w:rsidRDefault="00B24554" w:rsidP="001F419C">
      <w:pPr>
        <w:pStyle w:val="Sansinterligne"/>
        <w:ind w:left="0"/>
        <w:rPr>
          <w:rFonts w:ascii="CG Omega" w:hAnsi="CG Omega"/>
        </w:rPr>
      </w:pPr>
    </w:p>
    <w:p w14:paraId="462914ED" w14:textId="2190BAF3" w:rsidR="00F3195B" w:rsidRDefault="00B24554" w:rsidP="001F419C">
      <w:pPr>
        <w:pStyle w:val="Sansinterligne"/>
        <w:ind w:left="0"/>
        <w:rPr>
          <w:rFonts w:ascii="CG Omega" w:hAnsi="CG Omega"/>
        </w:rPr>
      </w:pPr>
      <w:r>
        <w:rPr>
          <w:rFonts w:ascii="CG Omega" w:hAnsi="CG Omega"/>
        </w:rPr>
        <w:lastRenderedPageBreak/>
        <w:t>D</w:t>
      </w:r>
      <w:r w:rsidR="00F3195B">
        <w:rPr>
          <w:rFonts w:ascii="CG Omega" w:hAnsi="CG Omega"/>
        </w:rPr>
        <w:t xml:space="preserve">es frais de transfert peuvent être </w:t>
      </w:r>
      <w:r w:rsidR="006D1038">
        <w:rPr>
          <w:rFonts w:ascii="CG Omega" w:hAnsi="CG Omega"/>
        </w:rPr>
        <w:t xml:space="preserve">facturés par les établissements, à condition qu’ils aient été portés à la connaissance du client </w:t>
      </w:r>
      <w:r w:rsidR="00D37E9B">
        <w:rPr>
          <w:rFonts w:ascii="CG Omega" w:hAnsi="CG Omega"/>
        </w:rPr>
        <w:t>par tout moyen</w:t>
      </w:r>
      <w:r w:rsidR="006E38E5">
        <w:rPr>
          <w:rFonts w:ascii="CG Omega" w:hAnsi="CG Omega"/>
        </w:rPr>
        <w:t xml:space="preserve"> </w:t>
      </w:r>
      <w:r w:rsidR="00D37E9B">
        <w:rPr>
          <w:rFonts w:ascii="CG Omega" w:hAnsi="CG Omega"/>
        </w:rPr>
        <w:t xml:space="preserve">(notamment </w:t>
      </w:r>
      <w:r w:rsidR="006E38E5">
        <w:rPr>
          <w:rFonts w:ascii="CG Omega" w:hAnsi="CG Omega"/>
        </w:rPr>
        <w:t>par le biais des</w:t>
      </w:r>
      <w:r w:rsidR="00D37E9B">
        <w:rPr>
          <w:rFonts w:ascii="CG Omega" w:hAnsi="CG Omega"/>
        </w:rPr>
        <w:t xml:space="preserve"> conventions tarifaires)</w:t>
      </w:r>
      <w:r w:rsidR="00377E08">
        <w:rPr>
          <w:rFonts w:ascii="CG Omega" w:hAnsi="CG Omega"/>
        </w:rPr>
        <w:t>.</w:t>
      </w:r>
    </w:p>
    <w:p w14:paraId="6E17C941" w14:textId="77777777" w:rsidR="00377E08" w:rsidRDefault="00377E08" w:rsidP="001F419C">
      <w:pPr>
        <w:pStyle w:val="Sansinterligne"/>
        <w:ind w:left="0"/>
        <w:rPr>
          <w:rFonts w:ascii="CG Omega" w:hAnsi="CG Omega"/>
        </w:rPr>
      </w:pPr>
    </w:p>
    <w:p w14:paraId="4860CB54" w14:textId="3A654ECB" w:rsidR="00377E08" w:rsidRDefault="00C375F4" w:rsidP="001F419C">
      <w:pPr>
        <w:pStyle w:val="Sansinterligne"/>
        <w:ind w:left="0"/>
        <w:rPr>
          <w:rFonts w:ascii="CG Omega" w:hAnsi="CG Omega"/>
        </w:rPr>
      </w:pPr>
      <w:r>
        <w:rPr>
          <w:rFonts w:ascii="CG Omega" w:hAnsi="CG Omega"/>
        </w:rPr>
        <w:t>Les bordereaux de transfert de PEL (obligatoires depuis le 1</w:t>
      </w:r>
      <w:r w:rsidRPr="00C375F4">
        <w:rPr>
          <w:rFonts w:ascii="CG Omega" w:hAnsi="CG Omega"/>
          <w:vertAlign w:val="superscript"/>
        </w:rPr>
        <w:t>er</w:t>
      </w:r>
      <w:r>
        <w:rPr>
          <w:rFonts w:ascii="CG Omega" w:hAnsi="CG Omega"/>
        </w:rPr>
        <w:t xml:space="preserve"> septembre 2016) et CEL (utilisables depuis le 17 décembre 2015 et obligatoires à compter du 1</w:t>
      </w:r>
      <w:r w:rsidRPr="00C375F4">
        <w:rPr>
          <w:rFonts w:ascii="CG Omega" w:hAnsi="CG Omega"/>
          <w:vertAlign w:val="superscript"/>
        </w:rPr>
        <w:t>er</w:t>
      </w:r>
      <w:r>
        <w:rPr>
          <w:rFonts w:ascii="CG Omega" w:hAnsi="CG Omega"/>
        </w:rPr>
        <w:t xml:space="preserve"> mars 2017) figurent </w:t>
      </w:r>
      <w:r w:rsidRPr="0041746D">
        <w:rPr>
          <w:rFonts w:ascii="CG Omega" w:hAnsi="CG Omega"/>
        </w:rPr>
        <w:t xml:space="preserve">en </w:t>
      </w:r>
      <w:r w:rsidRPr="0041746D">
        <w:rPr>
          <w:rFonts w:ascii="CG Omega" w:hAnsi="CG Omega"/>
        </w:rPr>
        <w:fldChar w:fldCharType="begin"/>
      </w:r>
      <w:r w:rsidRPr="0041746D">
        <w:rPr>
          <w:rFonts w:ascii="CG Omega" w:hAnsi="CG Omega"/>
        </w:rPr>
        <w:instrText xml:space="preserve"> REF _Ref474856081 \h </w:instrText>
      </w:r>
      <w:r w:rsidR="0041746D" w:rsidRPr="0041746D">
        <w:rPr>
          <w:rFonts w:ascii="CG Omega" w:hAnsi="CG Omega"/>
        </w:rPr>
        <w:instrText xml:space="preserve"> \* MERGEFORMAT </w:instrText>
      </w:r>
      <w:r w:rsidRPr="0041746D">
        <w:rPr>
          <w:rFonts w:ascii="CG Omega" w:hAnsi="CG Omega"/>
        </w:rPr>
      </w:r>
      <w:r w:rsidRPr="0041746D">
        <w:rPr>
          <w:rFonts w:ascii="CG Omega" w:hAnsi="CG Omega"/>
        </w:rPr>
        <w:fldChar w:fldCharType="separate"/>
      </w:r>
      <w:r w:rsidR="00975E89" w:rsidRPr="00975E89">
        <w:t>ANNEXE III.</w:t>
      </w:r>
      <w:r w:rsidR="00975E89" w:rsidRPr="00BF17D4">
        <w:rPr>
          <w:b/>
        </w:rPr>
        <w:t xml:space="preserve"> </w:t>
      </w:r>
      <w:r w:rsidRPr="0041746D">
        <w:rPr>
          <w:rFonts w:ascii="CG Omega" w:hAnsi="CG Omega"/>
        </w:rPr>
        <w:fldChar w:fldCharType="end"/>
      </w:r>
      <w:r w:rsidR="00377E08">
        <w:rPr>
          <w:rFonts w:ascii="CG Omega" w:hAnsi="CG Omega"/>
        </w:rPr>
        <w:t>Les modalités de transfert des PEL/CEL seront précisées dans un document séparé.</w:t>
      </w:r>
    </w:p>
    <w:p w14:paraId="06D7836B" w14:textId="77777777" w:rsidR="00377E08" w:rsidRDefault="00377E08" w:rsidP="001F419C">
      <w:pPr>
        <w:pStyle w:val="Sansinterligne"/>
        <w:ind w:left="0"/>
        <w:rPr>
          <w:rFonts w:ascii="CG Omega" w:hAnsi="CG Omega"/>
        </w:rPr>
      </w:pPr>
    </w:p>
    <w:p w14:paraId="3114ACF4" w14:textId="77777777" w:rsidR="00A43B83" w:rsidRDefault="00A43B83" w:rsidP="001F419C">
      <w:pPr>
        <w:pStyle w:val="Sansinterligne"/>
        <w:ind w:left="0"/>
        <w:rPr>
          <w:rFonts w:ascii="CG Omega" w:hAnsi="CG Omega"/>
        </w:rPr>
      </w:pPr>
    </w:p>
    <w:p w14:paraId="013BD2DA" w14:textId="77777777" w:rsidR="007E3644" w:rsidRPr="00EA4E74" w:rsidRDefault="007E3644" w:rsidP="001D0AC3">
      <w:pPr>
        <w:pStyle w:val="Titre2"/>
        <w:keepNext w:val="0"/>
        <w:numPr>
          <w:ilvl w:val="0"/>
          <w:numId w:val="18"/>
        </w:numPr>
      </w:pPr>
      <w:bookmarkStart w:id="50" w:name="_Toc394930624"/>
      <w:bookmarkStart w:id="51" w:name="_Toc394930681"/>
      <w:bookmarkStart w:id="52" w:name="_Ref429467245"/>
      <w:bookmarkStart w:id="53" w:name="_Toc63177994"/>
      <w:r w:rsidRPr="00EA4E74">
        <w:t>Cession entre vifs</w:t>
      </w:r>
      <w:bookmarkEnd w:id="50"/>
      <w:bookmarkEnd w:id="51"/>
      <w:bookmarkEnd w:id="52"/>
      <w:bookmarkEnd w:id="53"/>
    </w:p>
    <w:p w14:paraId="6F14B03C" w14:textId="77777777" w:rsidR="00A55DEF" w:rsidRPr="00EA4E74" w:rsidRDefault="00A55DEF" w:rsidP="001D0AC3">
      <w:pPr>
        <w:pStyle w:val="Titre2"/>
        <w:keepNext w:val="0"/>
      </w:pPr>
    </w:p>
    <w:p w14:paraId="07B9F319" w14:textId="1E11A3E4" w:rsidR="0064662E" w:rsidRDefault="004A4D0A" w:rsidP="00134166">
      <w:pPr>
        <w:pStyle w:val="Sansinterligne"/>
        <w:numPr>
          <w:ilvl w:val="0"/>
          <w:numId w:val="9"/>
        </w:numPr>
        <w:pBdr>
          <w:top w:val="single" w:sz="4" w:space="1" w:color="auto"/>
          <w:left w:val="single" w:sz="4" w:space="4" w:color="auto"/>
          <w:bottom w:val="single" w:sz="4" w:space="1" w:color="auto"/>
          <w:right w:val="single" w:sz="4" w:space="4" w:color="auto"/>
        </w:pBdr>
        <w:ind w:left="0" w:firstLine="360"/>
        <w:rPr>
          <w:rFonts w:ascii="CG Omega" w:hAnsi="CG Omega"/>
        </w:rPr>
      </w:pPr>
      <w:r w:rsidRPr="0064662E">
        <w:rPr>
          <w:rFonts w:ascii="CG Omega" w:hAnsi="CG Omega"/>
          <w:b/>
        </w:rPr>
        <w:t>CEL</w:t>
      </w:r>
      <w:r w:rsidRPr="0064662E">
        <w:rPr>
          <w:rFonts w:ascii="CG Omega" w:hAnsi="CG Omega"/>
        </w:rPr>
        <w:t xml:space="preserve"> : </w:t>
      </w:r>
      <w:r w:rsidR="00C87094" w:rsidRPr="0064662E">
        <w:rPr>
          <w:rFonts w:ascii="CG Omega" w:hAnsi="CG Omega"/>
        </w:rPr>
        <w:t xml:space="preserve">Le CEL est un instrument d’épargne nominatif, il ne peut </w:t>
      </w:r>
      <w:r w:rsidR="00D86D7D" w:rsidRPr="0064662E">
        <w:rPr>
          <w:rFonts w:ascii="CG Omega" w:hAnsi="CG Omega"/>
        </w:rPr>
        <w:t xml:space="preserve">en principe </w:t>
      </w:r>
      <w:r w:rsidR="00C87094" w:rsidRPr="0064662E">
        <w:rPr>
          <w:rFonts w:ascii="CG Omega" w:hAnsi="CG Omega"/>
        </w:rPr>
        <w:t>pas faire l’objet d’une cession entre vifs (</w:t>
      </w:r>
      <w:hyperlink r:id="rId85" w:history="1">
        <w:r w:rsidR="00E12195" w:rsidRPr="0064662E">
          <w:rPr>
            <w:rStyle w:val="Lienhypertexte"/>
            <w:rFonts w:ascii="CG Omega" w:hAnsi="CG Omega"/>
            <w:i/>
          </w:rPr>
          <w:t>Circ. 11 juillet 1986, §6</w:t>
        </w:r>
      </w:hyperlink>
      <w:r w:rsidR="00CF4F57">
        <w:rPr>
          <w:rStyle w:val="Lienhypertexte"/>
          <w:rFonts w:ascii="CG Omega" w:hAnsi="CG Omega"/>
          <w:i/>
        </w:rPr>
        <w:t xml:space="preserve"> p. </w:t>
      </w:r>
      <w:r w:rsidR="007B27F2">
        <w:rPr>
          <w:rStyle w:val="Lienhypertexte"/>
          <w:rFonts w:ascii="CG Omega" w:hAnsi="CG Omega"/>
          <w:i/>
        </w:rPr>
        <w:t>9130</w:t>
      </w:r>
      <w:r w:rsidR="00CF4F57">
        <w:rPr>
          <w:rStyle w:val="Lienhypertexte"/>
          <w:rFonts w:ascii="CG Omega" w:hAnsi="CG Omega"/>
          <w:i/>
        </w:rPr>
        <w:t xml:space="preserve"> JORF du 24 juillet 1986</w:t>
      </w:r>
      <w:r w:rsidR="00E12195" w:rsidRPr="0064662E">
        <w:rPr>
          <w:rFonts w:ascii="CG Omega" w:hAnsi="CG Omega"/>
        </w:rPr>
        <w:t xml:space="preserve"> ; </w:t>
      </w:r>
      <w:hyperlink r:id="rId86" w:history="1">
        <w:r w:rsidR="00C87094" w:rsidRPr="0064662E">
          <w:rPr>
            <w:rStyle w:val="Lienhypertexte"/>
            <w:rFonts w:ascii="CG Omega" w:hAnsi="CG Omega"/>
            <w:i/>
          </w:rPr>
          <w:t>Circ. 23 avril 1992</w:t>
        </w:r>
        <w:r w:rsidR="00E8427D" w:rsidRPr="0064662E">
          <w:rPr>
            <w:rStyle w:val="Lienhypertexte"/>
            <w:rFonts w:ascii="CG Omega" w:hAnsi="CG Omega"/>
            <w:i/>
          </w:rPr>
          <w:t>, §10</w:t>
        </w:r>
      </w:hyperlink>
      <w:r w:rsidR="005A2CC0">
        <w:rPr>
          <w:rStyle w:val="Lienhypertexte"/>
          <w:rFonts w:ascii="CG Omega" w:hAnsi="CG Omega"/>
          <w:i/>
        </w:rPr>
        <w:t xml:space="preserve"> p. 6554 JORF du 14 mai 1992</w:t>
      </w:r>
      <w:r w:rsidR="00115759" w:rsidRPr="0064662E">
        <w:rPr>
          <w:rFonts w:ascii="CG Omega" w:hAnsi="CG Omega"/>
        </w:rPr>
        <w:t>).</w:t>
      </w:r>
    </w:p>
    <w:p w14:paraId="03AFCA7F" w14:textId="77777777" w:rsidR="0064662E" w:rsidRDefault="0064662E" w:rsidP="00134166">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29303859" w14:textId="5B282BB6" w:rsidR="00134166" w:rsidRDefault="00D86D7D" w:rsidP="00134166">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Cependant</w:t>
      </w:r>
      <w:r w:rsidR="00115759">
        <w:rPr>
          <w:rFonts w:ascii="CG Omega" w:hAnsi="CG Omega"/>
        </w:rPr>
        <w:t xml:space="preserve">, la cession des capitaux, intérêts et droits est possible au profit de certaines </w:t>
      </w:r>
      <w:r w:rsidR="009E7B6D">
        <w:rPr>
          <w:rFonts w:ascii="CG Omega" w:hAnsi="CG Omega"/>
        </w:rPr>
        <w:t>personne</w:t>
      </w:r>
      <w:r w:rsidR="00264197">
        <w:rPr>
          <w:rFonts w:ascii="CG Omega" w:hAnsi="CG Omega"/>
        </w:rPr>
        <w:t>s</w:t>
      </w:r>
      <w:r w:rsidR="009E7B6D">
        <w:rPr>
          <w:rFonts w:ascii="CG Omega" w:hAnsi="CG Omega"/>
        </w:rPr>
        <w:t xml:space="preserve"> </w:t>
      </w:r>
      <w:r w:rsidR="00115759">
        <w:rPr>
          <w:rFonts w:ascii="CG Omega" w:hAnsi="CG Omega"/>
        </w:rPr>
        <w:t>habilitées</w:t>
      </w:r>
      <w:r w:rsidR="00C145CA">
        <w:rPr>
          <w:rFonts w:ascii="CG Omega" w:hAnsi="CG Omega"/>
        </w:rPr>
        <w:t xml:space="preserve"> à bénéficier d’une cession de droits (</w:t>
      </w:r>
      <w:hyperlink r:id="rId87" w:history="1">
        <w:r w:rsidR="00C145CA" w:rsidRPr="006709CB">
          <w:rPr>
            <w:rStyle w:val="Lienhypertexte"/>
            <w:rFonts w:ascii="CG Omega" w:hAnsi="CG Omega"/>
            <w:i/>
          </w:rPr>
          <w:t>Circ. 11 juillet 1986, §6</w:t>
        </w:r>
      </w:hyperlink>
      <w:r w:rsidR="00CF4F57">
        <w:rPr>
          <w:rStyle w:val="Lienhypertexte"/>
          <w:rFonts w:ascii="CG Omega" w:hAnsi="CG Omega"/>
          <w:i/>
        </w:rPr>
        <w:t xml:space="preserve"> p. </w:t>
      </w:r>
      <w:r w:rsidR="007B27F2">
        <w:rPr>
          <w:rStyle w:val="Lienhypertexte"/>
          <w:rFonts w:ascii="CG Omega" w:hAnsi="CG Omega"/>
          <w:i/>
        </w:rPr>
        <w:t>9130</w:t>
      </w:r>
      <w:r w:rsidR="00CF4F57">
        <w:rPr>
          <w:rStyle w:val="Lienhypertexte"/>
          <w:rFonts w:ascii="CG Omega" w:hAnsi="CG Omega"/>
          <w:i/>
        </w:rPr>
        <w:t xml:space="preserve"> JORF du 24 juillet 1986</w:t>
      </w:r>
      <w:r w:rsidR="00C145CA">
        <w:rPr>
          <w:rFonts w:ascii="CG Omega" w:hAnsi="CG Omega"/>
        </w:rPr>
        <w:t xml:space="preserve">). </w:t>
      </w:r>
      <w:r w:rsidR="00FC01A5">
        <w:rPr>
          <w:rFonts w:ascii="CG Omega" w:hAnsi="CG Omega"/>
        </w:rPr>
        <w:t>Ces personnes sont</w:t>
      </w:r>
      <w:r w:rsidR="00424430">
        <w:rPr>
          <w:rFonts w:ascii="CG Omega" w:hAnsi="CG Omega"/>
        </w:rPr>
        <w:t xml:space="preserve"> le conjoint</w:t>
      </w:r>
      <w:r w:rsidR="009E7B6D">
        <w:rPr>
          <w:rFonts w:ascii="CG Omega" w:hAnsi="CG Omega"/>
        </w:rPr>
        <w:t xml:space="preserve"> du titulaire, les ascendants, descendants, oncles, tantes, frères, sœurs, neveux et nièces du titulaire ou de son conjoint, et les conjoints des frères, sœurs, ascendants et descendants du titulaire ou de son conjoint</w:t>
      </w:r>
      <w:r w:rsidR="00C145CA">
        <w:rPr>
          <w:rFonts w:ascii="CG Omega" w:hAnsi="CG Omega"/>
        </w:rPr>
        <w:t xml:space="preserve"> (</w:t>
      </w:r>
      <w:hyperlink r:id="rId88" w:history="1">
        <w:r w:rsidR="00C145CA" w:rsidRPr="00B15DEE">
          <w:rPr>
            <w:rStyle w:val="Lienhypertexte"/>
            <w:rFonts w:ascii="CG Omega" w:hAnsi="CG Omega"/>
            <w:i/>
          </w:rPr>
          <w:t>CCH, art. R. 315-13</w:t>
        </w:r>
      </w:hyperlink>
      <w:r w:rsidR="00C145CA">
        <w:rPr>
          <w:rFonts w:ascii="CG Omega" w:hAnsi="CG Omega"/>
        </w:rPr>
        <w:t>).</w:t>
      </w:r>
    </w:p>
    <w:p w14:paraId="3FCF6138" w14:textId="5772A6AF" w:rsidR="00264197" w:rsidRDefault="009E7B6D" w:rsidP="00134166">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L’organisme qui tient le compte doit signaler ces dispositions restrictives aux intéressés et vérifier que la cession intervient bien au pr</w:t>
      </w:r>
      <w:r w:rsidR="006709CB">
        <w:rPr>
          <w:rFonts w:ascii="CG Omega" w:hAnsi="CG Omega"/>
        </w:rPr>
        <w:t>ofit des cessionnaires précités.</w:t>
      </w:r>
      <w:r w:rsidR="00134166" w:rsidDel="00134166">
        <w:rPr>
          <w:rFonts w:ascii="CG Omega" w:hAnsi="CG Omega"/>
        </w:rPr>
        <w:t xml:space="preserve"> </w:t>
      </w:r>
    </w:p>
    <w:p w14:paraId="0E0A9BBF" w14:textId="77777777" w:rsidR="00134166" w:rsidRDefault="00134166" w:rsidP="00134166">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1B598FD7" w14:textId="27419E6D" w:rsidR="00134166" w:rsidRDefault="009E7B6D" w:rsidP="00134166">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S</w:t>
      </w:r>
      <w:r w:rsidR="00D86D7D">
        <w:rPr>
          <w:rFonts w:ascii="CG Omega" w:hAnsi="CG Omega"/>
        </w:rPr>
        <w:t>i le cessio</w:t>
      </w:r>
      <w:r w:rsidR="00EE2BE4">
        <w:rPr>
          <w:rFonts w:ascii="CG Omega" w:hAnsi="CG Omega"/>
        </w:rPr>
        <w:t>n</w:t>
      </w:r>
      <w:r w:rsidR="00D86D7D">
        <w:rPr>
          <w:rFonts w:ascii="CG Omega" w:hAnsi="CG Omega"/>
        </w:rPr>
        <w:t>naire</w:t>
      </w:r>
      <w:r>
        <w:rPr>
          <w:rFonts w:ascii="CG Omega" w:hAnsi="CG Omega"/>
        </w:rPr>
        <w:t xml:space="preserve"> </w:t>
      </w:r>
      <w:r w:rsidRPr="009E7B6D">
        <w:rPr>
          <w:rFonts w:ascii="CG Omega" w:hAnsi="CG Omega"/>
        </w:rPr>
        <w:t>est</w:t>
      </w:r>
      <w:r>
        <w:rPr>
          <w:rFonts w:ascii="CG Omega" w:hAnsi="CG Omega"/>
        </w:rPr>
        <w:t xml:space="preserve"> déjà titulaire d’un CEL, les capitaux et droits cédés sont transférés directement à son compte.</w:t>
      </w:r>
      <w:r w:rsidR="00424430">
        <w:rPr>
          <w:rFonts w:ascii="CG Omega" w:hAnsi="CG Omega"/>
        </w:rPr>
        <w:t xml:space="preserve"> </w:t>
      </w:r>
      <w:r w:rsidR="00D86D7D">
        <w:rPr>
          <w:rFonts w:ascii="CG Omega" w:hAnsi="CG Omega"/>
        </w:rPr>
        <w:t>Ce</w:t>
      </w:r>
      <w:r>
        <w:rPr>
          <w:rFonts w:ascii="CG Omega" w:hAnsi="CG Omega"/>
        </w:rPr>
        <w:t xml:space="preserve"> transfert de capitaux ne peut avoir pour effet de porter le montant des dépôts du compte cr</w:t>
      </w:r>
      <w:r w:rsidR="003E0595">
        <w:rPr>
          <w:rFonts w:ascii="CG Omega" w:hAnsi="CG Omega"/>
        </w:rPr>
        <w:t>édité au-delà du plafond autorisé (voir</w:t>
      </w:r>
      <w:r w:rsidR="00590D49">
        <w:rPr>
          <w:rFonts w:ascii="CG Omega" w:hAnsi="CG Omega"/>
        </w:rPr>
        <w:t xml:space="preserve"> </w:t>
      </w:r>
      <w:r w:rsidR="00590D49">
        <w:rPr>
          <w:rFonts w:ascii="CG Omega" w:hAnsi="CG Omega"/>
        </w:rPr>
        <w:fldChar w:fldCharType="begin"/>
      </w:r>
      <w:r w:rsidR="00590D49">
        <w:rPr>
          <w:rFonts w:ascii="CG Omega" w:hAnsi="CG Omega"/>
        </w:rPr>
        <w:instrText xml:space="preserve"> REF _Ref429467031 \r \h </w:instrText>
      </w:r>
      <w:r w:rsidR="00590D49">
        <w:rPr>
          <w:rFonts w:ascii="CG Omega" w:hAnsi="CG Omega"/>
        </w:rPr>
      </w:r>
      <w:r w:rsidR="00590D49">
        <w:rPr>
          <w:rFonts w:ascii="CG Omega" w:hAnsi="CG Omega"/>
        </w:rPr>
        <w:fldChar w:fldCharType="separate"/>
      </w:r>
      <w:r w:rsidR="00975E89">
        <w:rPr>
          <w:rFonts w:ascii="CG Omega" w:hAnsi="CG Omega"/>
        </w:rPr>
        <w:t>2.3</w:t>
      </w:r>
      <w:r w:rsidR="00590D49">
        <w:rPr>
          <w:rFonts w:ascii="CG Omega" w:hAnsi="CG Omega"/>
        </w:rPr>
        <w:fldChar w:fldCharType="end"/>
      </w:r>
      <w:r w:rsidR="003E0595">
        <w:rPr>
          <w:rFonts w:ascii="CG Omega" w:hAnsi="CG Omega"/>
        </w:rPr>
        <w:t>). Il peut être délivré, pour le surplus, une attestation d’intérêts acquis</w:t>
      </w:r>
      <w:r w:rsidR="006709CB">
        <w:rPr>
          <w:rFonts w:ascii="CG Omega" w:hAnsi="CG Omega"/>
        </w:rPr>
        <w:t xml:space="preserve"> (</w:t>
      </w:r>
      <w:hyperlink r:id="rId89" w:history="1">
        <w:r w:rsidR="006709CB" w:rsidRPr="006709CB">
          <w:rPr>
            <w:rStyle w:val="Lienhypertexte"/>
            <w:rFonts w:ascii="CG Omega" w:hAnsi="CG Omega"/>
            <w:i/>
          </w:rPr>
          <w:t>Circ. 11 juillet 1986, §6</w:t>
        </w:r>
      </w:hyperlink>
      <w:r w:rsidR="00CF4F57">
        <w:rPr>
          <w:rStyle w:val="Lienhypertexte"/>
          <w:rFonts w:ascii="CG Omega" w:hAnsi="CG Omega"/>
          <w:i/>
        </w:rPr>
        <w:t xml:space="preserve"> p. </w:t>
      </w:r>
      <w:r w:rsidR="007B27F2">
        <w:rPr>
          <w:rStyle w:val="Lienhypertexte"/>
          <w:rFonts w:ascii="CG Omega" w:hAnsi="CG Omega"/>
          <w:i/>
        </w:rPr>
        <w:t>9130</w:t>
      </w:r>
      <w:r w:rsidR="00CF4F57">
        <w:rPr>
          <w:rStyle w:val="Lienhypertexte"/>
          <w:rFonts w:ascii="CG Omega" w:hAnsi="CG Omega"/>
          <w:i/>
        </w:rPr>
        <w:t xml:space="preserve"> JORF du 24 juillet 1986</w:t>
      </w:r>
      <w:r w:rsidR="006709CB">
        <w:rPr>
          <w:rFonts w:ascii="CG Omega" w:hAnsi="CG Omega"/>
        </w:rPr>
        <w:t>)</w:t>
      </w:r>
      <w:r w:rsidR="003E0595">
        <w:rPr>
          <w:rFonts w:ascii="CG Omega" w:hAnsi="CG Omega"/>
        </w:rPr>
        <w:t>.</w:t>
      </w:r>
      <w:r w:rsidR="00265DA4">
        <w:rPr>
          <w:rFonts w:ascii="CG Omega" w:hAnsi="CG Omega"/>
        </w:rPr>
        <w:t xml:space="preserve"> </w:t>
      </w:r>
    </w:p>
    <w:p w14:paraId="2BC8D340" w14:textId="55EFF309" w:rsidR="004164DC" w:rsidRDefault="00265DA4" w:rsidP="00134166">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Si le cessionnaire n’est pas déjà titulaire d’un CEL, il doit, préalablement au transfert, faire procéder à l’ouverture de ce compte.</w:t>
      </w:r>
      <w:r w:rsidR="00761088">
        <w:rPr>
          <w:rFonts w:ascii="CG Omega" w:hAnsi="CG Omega"/>
        </w:rPr>
        <w:t xml:space="preserve"> </w:t>
      </w:r>
      <w:r w:rsidR="000A1262">
        <w:rPr>
          <w:rFonts w:ascii="CG Omega" w:hAnsi="CG Omega"/>
        </w:rPr>
        <w:t xml:space="preserve">Dans ce cas, le capital et les intérêts seront portés sur le CEL du cessionnaire comme </w:t>
      </w:r>
      <w:r w:rsidR="00FB7C69">
        <w:rPr>
          <w:rFonts w:ascii="CG Omega" w:hAnsi="CG Omega"/>
        </w:rPr>
        <w:t>un versement (dans la limite du plafond autorisé). Les droits à prêts ne pourront être cédés que si la condition d’ancienneté minimale du CEL est respectée.</w:t>
      </w:r>
    </w:p>
    <w:p w14:paraId="525CFA1E" w14:textId="77777777" w:rsidR="003E0595" w:rsidRDefault="003E0595" w:rsidP="00115759">
      <w:pPr>
        <w:pStyle w:val="Sansinterligne"/>
        <w:rPr>
          <w:rFonts w:ascii="CG Omega" w:hAnsi="CG Omega"/>
        </w:rPr>
      </w:pPr>
    </w:p>
    <w:p w14:paraId="53F42FC2" w14:textId="7A0F9FBC" w:rsidR="006046DA" w:rsidRDefault="004A4D0A" w:rsidP="00917A92">
      <w:pPr>
        <w:pStyle w:val="Sansinterligne"/>
        <w:keepNext/>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6046DA">
        <w:rPr>
          <w:rFonts w:ascii="CG Omega" w:hAnsi="CG Omega"/>
          <w:b/>
        </w:rPr>
        <w:t>PEL</w:t>
      </w:r>
      <w:r w:rsidRPr="006046DA">
        <w:rPr>
          <w:rFonts w:ascii="CG Omega" w:hAnsi="CG Omega"/>
        </w:rPr>
        <w:t xml:space="preserve"> : </w:t>
      </w:r>
      <w:r w:rsidR="008341AE" w:rsidRPr="006046DA">
        <w:rPr>
          <w:rFonts w:ascii="CG Omega" w:hAnsi="CG Omega"/>
        </w:rPr>
        <w:t xml:space="preserve">Il est possible de procéder à la cession d’un PEL au profit d’une des personnes </w:t>
      </w:r>
      <w:r w:rsidR="00FC01A5" w:rsidRPr="006046DA">
        <w:rPr>
          <w:rFonts w:ascii="CG Omega" w:hAnsi="CG Omega"/>
        </w:rPr>
        <w:t xml:space="preserve">habilitées </w:t>
      </w:r>
      <w:r w:rsidR="008D325C" w:rsidRPr="006046DA">
        <w:rPr>
          <w:rFonts w:ascii="CG Omega" w:hAnsi="CG Omega"/>
        </w:rPr>
        <w:t xml:space="preserve">à bénéficier d’une cession de droits </w:t>
      </w:r>
      <w:r w:rsidR="00FC01A5" w:rsidRPr="006046DA">
        <w:rPr>
          <w:rFonts w:ascii="CG Omega" w:hAnsi="CG Omega"/>
        </w:rPr>
        <w:t>(</w:t>
      </w:r>
      <w:hyperlink r:id="rId90" w:history="1">
        <w:r w:rsidR="00FC01A5" w:rsidRPr="006046DA">
          <w:rPr>
            <w:rStyle w:val="Lienhypertexte"/>
            <w:rFonts w:ascii="CG Omega" w:hAnsi="CG Omega"/>
            <w:i/>
          </w:rPr>
          <w:t>CCH, art. R. 315-35</w:t>
        </w:r>
      </w:hyperlink>
      <w:r w:rsidR="00FC01A5" w:rsidRPr="006046DA">
        <w:rPr>
          <w:rFonts w:ascii="CG Omega" w:hAnsi="CG Omega"/>
          <w:i/>
        </w:rPr>
        <w:t xml:space="preserve">, </w:t>
      </w:r>
      <w:r w:rsidR="00F1400F">
        <w:rPr>
          <w:rFonts w:ascii="CG Omega" w:hAnsi="CG Omega"/>
        </w:rPr>
        <w:t>cf.</w:t>
      </w:r>
      <w:r w:rsidR="00FC01A5" w:rsidRPr="006046DA">
        <w:rPr>
          <w:rFonts w:ascii="CG Omega" w:hAnsi="CG Omega"/>
        </w:rPr>
        <w:t xml:space="preserve"> liste ci-dessus) à condition qu’elle ne soit pas elle-même titulaire d’un PEL (</w:t>
      </w:r>
      <w:hyperlink r:id="rId91" w:history="1">
        <w:r w:rsidR="00FC01A5" w:rsidRPr="006046DA">
          <w:rPr>
            <w:rStyle w:val="Lienhypertexte"/>
            <w:rFonts w:ascii="CG Omega" w:hAnsi="CG Omega"/>
            <w:i/>
          </w:rPr>
          <w:t>Circ. 11 juillet 1986</w:t>
        </w:r>
        <w:r w:rsidR="00833BA1" w:rsidRPr="006046DA">
          <w:rPr>
            <w:rStyle w:val="Lienhypertexte"/>
            <w:rFonts w:ascii="CG Omega" w:hAnsi="CG Omega"/>
            <w:i/>
          </w:rPr>
          <w:t>, §42</w:t>
        </w:r>
      </w:hyperlink>
      <w:r w:rsidR="00CF4F57">
        <w:rPr>
          <w:rStyle w:val="Lienhypertexte"/>
          <w:rFonts w:ascii="CG Omega" w:hAnsi="CG Omega"/>
          <w:i/>
        </w:rPr>
        <w:t xml:space="preserve"> p. </w:t>
      </w:r>
      <w:r w:rsidR="007B27F2">
        <w:rPr>
          <w:rStyle w:val="Lienhypertexte"/>
          <w:rFonts w:ascii="CG Omega" w:hAnsi="CG Omega"/>
          <w:i/>
        </w:rPr>
        <w:t>9132</w:t>
      </w:r>
      <w:r w:rsidR="00CF4F57">
        <w:rPr>
          <w:rStyle w:val="Lienhypertexte"/>
          <w:rFonts w:ascii="CG Omega" w:hAnsi="CG Omega"/>
          <w:i/>
        </w:rPr>
        <w:t xml:space="preserve"> JORF du 24 juillet 1986</w:t>
      </w:r>
      <w:r w:rsidR="00FC01A5" w:rsidRPr="006046DA">
        <w:rPr>
          <w:rFonts w:ascii="CG Omega" w:hAnsi="CG Omega"/>
        </w:rPr>
        <w:t xml:space="preserve">). Il en est de même en cas de donation-partage : la cession ne peut être effectuée qu’au profit </w:t>
      </w:r>
      <w:r w:rsidR="00DF3B37">
        <w:rPr>
          <w:rFonts w:ascii="CG Omega" w:hAnsi="CG Omega"/>
        </w:rPr>
        <w:t>d’une personne</w:t>
      </w:r>
      <w:r w:rsidR="00DE3DC0">
        <w:rPr>
          <w:rFonts w:ascii="CG Omega" w:hAnsi="CG Omega"/>
        </w:rPr>
        <w:t xml:space="preserve"> habilitée</w:t>
      </w:r>
      <w:r w:rsidR="00FC01A5" w:rsidRPr="006046DA">
        <w:rPr>
          <w:rFonts w:ascii="CG Omega" w:hAnsi="CG Omega"/>
        </w:rPr>
        <w:t xml:space="preserve"> ne détenant pas de plan.</w:t>
      </w:r>
      <w:r w:rsidR="00D340F0" w:rsidRPr="006046DA">
        <w:rPr>
          <w:rFonts w:ascii="CG Omega" w:hAnsi="CG Omega"/>
        </w:rPr>
        <w:t xml:space="preserve"> En outre, si le cessionnaire détient déjà un CEL, celui-ci devra être transféré dans le même établissement que le PEL cédé (ou inversement).</w:t>
      </w:r>
    </w:p>
    <w:p w14:paraId="74885AF1" w14:textId="0DE6C5F1" w:rsidR="00FC01A5" w:rsidRPr="00FC01A5" w:rsidRDefault="00FC01A5" w:rsidP="007E2EB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La cession entre vifs d’un PEL implique la cession de la totalité de l’instrument d’épargne (capital, intérêts, droits à prêts, droits à prime). Elle est considérée comme une donation et doit donc faire l’objet d’un acte notarié (</w:t>
      </w:r>
      <w:hyperlink r:id="rId92" w:history="1">
        <w:r w:rsidRPr="00250CCE">
          <w:rPr>
            <w:rStyle w:val="Lienhypertexte"/>
            <w:rFonts w:ascii="CG Omega" w:hAnsi="CG Omega"/>
            <w:i/>
          </w:rPr>
          <w:t>Circ. 23 avril 1992</w:t>
        </w:r>
        <w:r w:rsidR="00250CCE" w:rsidRPr="00250CCE">
          <w:rPr>
            <w:rStyle w:val="Lienhypertexte"/>
            <w:rFonts w:ascii="CG Omega" w:hAnsi="CG Omega"/>
            <w:i/>
          </w:rPr>
          <w:t>, §10</w:t>
        </w:r>
      </w:hyperlink>
      <w:r w:rsidR="00CE123F">
        <w:rPr>
          <w:rStyle w:val="Lienhypertexte"/>
          <w:rFonts w:ascii="CG Omega" w:hAnsi="CG Omega"/>
          <w:i/>
        </w:rPr>
        <w:t xml:space="preserve"> p. 6554 JORF du 14 mai 1992</w:t>
      </w:r>
      <w:r>
        <w:rPr>
          <w:rFonts w:ascii="CG Omega" w:hAnsi="CG Omega"/>
        </w:rPr>
        <w:t>)</w:t>
      </w:r>
      <w:r w:rsidR="00637D64">
        <w:rPr>
          <w:rFonts w:ascii="CG Omega" w:hAnsi="CG Omega"/>
        </w:rPr>
        <w:t xml:space="preserve"> </w:t>
      </w:r>
      <w:r w:rsidR="006B59BD">
        <w:rPr>
          <w:rFonts w:ascii="CG Omega" w:hAnsi="CG Omega"/>
        </w:rPr>
        <w:t xml:space="preserve">ou </w:t>
      </w:r>
      <w:r w:rsidR="00637D64">
        <w:rPr>
          <w:rFonts w:ascii="CG Omega" w:hAnsi="CG Omega"/>
        </w:rPr>
        <w:t xml:space="preserve">éventuellement </w:t>
      </w:r>
      <w:r w:rsidR="006B59BD">
        <w:rPr>
          <w:rFonts w:ascii="CG Omega" w:hAnsi="CG Omega"/>
        </w:rPr>
        <w:t xml:space="preserve">d’un don manuel enregistré auprès de l’administration fiscale </w:t>
      </w:r>
      <w:r w:rsidR="00637D64">
        <w:t>(</w:t>
      </w:r>
      <w:ins w:id="54" w:author="Didier COQUET" w:date="2021-01-22T10:53:00Z">
        <w:r w:rsidR="00A524FE">
          <w:fldChar w:fldCharType="begin"/>
        </w:r>
      </w:ins>
      <w:r w:rsidR="002037FF">
        <w:instrText>HYPERLINK "https://bofip.impots.gouv.fr/bofip/2694-PGP.html/identifiant=BOI-ENR-DMTG-20-10-20-10-20140128"</w:instrText>
      </w:r>
      <w:ins w:id="55" w:author="Didier COQUET" w:date="2021-01-22T10:53:00Z">
        <w:r w:rsidR="00A524FE">
          <w:fldChar w:fldCharType="separate"/>
        </w:r>
        <w:r w:rsidR="00A524FE">
          <w:rPr>
            <w:rStyle w:val="Lienhypertexte"/>
            <w:i/>
          </w:rPr>
          <w:t>BOFIP</w:t>
        </w:r>
        <w:r w:rsidR="00A524FE" w:rsidRPr="009F35A7">
          <w:rPr>
            <w:rStyle w:val="Lienhypertexte"/>
            <w:i/>
          </w:rPr>
          <w:t xml:space="preserve"> n°</w:t>
        </w:r>
        <w:r w:rsidR="00A524FE">
          <w:rPr>
            <w:rStyle w:val="Lienhypertexte"/>
            <w:i/>
          </w:rPr>
          <w:t xml:space="preserve"> </w:t>
        </w:r>
        <w:r w:rsidR="00A524FE">
          <w:rPr>
            <w:rStyle w:val="Lienhypertexte"/>
            <w:i/>
          </w:rPr>
          <w:fldChar w:fldCharType="end"/>
        </w:r>
        <w:r w:rsidR="00A524FE">
          <w:rPr>
            <w:rStyle w:val="Lienhypertexte"/>
            <w:i/>
          </w:rPr>
          <w:t>250</w:t>
        </w:r>
      </w:ins>
      <w:r>
        <w:rPr>
          <w:rFonts w:ascii="CG Omega" w:hAnsi="CG Omega"/>
        </w:rPr>
        <w:t>)</w:t>
      </w:r>
      <w:r w:rsidR="009F35A7">
        <w:rPr>
          <w:rFonts w:ascii="CG Omega" w:hAnsi="CG Omega"/>
        </w:rPr>
        <w:t>.</w:t>
      </w:r>
    </w:p>
    <w:p w14:paraId="2E15B6E1" w14:textId="77777777" w:rsidR="008D325C" w:rsidRDefault="008D325C" w:rsidP="002D4D51">
      <w:pPr>
        <w:pStyle w:val="Sansinterligne"/>
        <w:ind w:left="0" w:firstLine="0"/>
        <w:rPr>
          <w:rFonts w:ascii="CG Omega" w:hAnsi="CG Omega"/>
        </w:rPr>
      </w:pPr>
    </w:p>
    <w:p w14:paraId="12159BCD" w14:textId="77777777" w:rsidR="007E3644" w:rsidRPr="0024438B" w:rsidRDefault="007E3644" w:rsidP="00AB40B9">
      <w:pPr>
        <w:pStyle w:val="Titre2"/>
        <w:numPr>
          <w:ilvl w:val="0"/>
          <w:numId w:val="18"/>
        </w:numPr>
      </w:pPr>
      <w:bookmarkStart w:id="56" w:name="_Toc394930625"/>
      <w:bookmarkStart w:id="57" w:name="_Toc394930682"/>
      <w:bookmarkStart w:id="58" w:name="_Toc63177995"/>
      <w:r w:rsidRPr="0024438B">
        <w:lastRenderedPageBreak/>
        <w:t>Cession en cas de décès du titulaire</w:t>
      </w:r>
      <w:bookmarkEnd w:id="56"/>
      <w:bookmarkEnd w:id="57"/>
      <w:bookmarkEnd w:id="58"/>
    </w:p>
    <w:p w14:paraId="6206B494" w14:textId="77777777" w:rsidR="007E3644" w:rsidRPr="002D4D51" w:rsidRDefault="007E3644" w:rsidP="00C32A6C">
      <w:pPr>
        <w:pStyle w:val="Titre2"/>
      </w:pPr>
    </w:p>
    <w:p w14:paraId="5E8524EF" w14:textId="77777777" w:rsidR="00326CA5" w:rsidRDefault="00D86D7D" w:rsidP="002253A8">
      <w:pPr>
        <w:pStyle w:val="Sansinterligne"/>
        <w:numPr>
          <w:ilvl w:val="0"/>
          <w:numId w:val="9"/>
        </w:numPr>
        <w:pBdr>
          <w:top w:val="single" w:sz="4" w:space="1" w:color="auto"/>
          <w:left w:val="single" w:sz="4" w:space="4" w:color="auto"/>
          <w:bottom w:val="single" w:sz="4" w:space="1" w:color="auto"/>
          <w:right w:val="single" w:sz="4" w:space="4" w:color="auto"/>
        </w:pBdr>
        <w:ind w:left="0" w:firstLine="360"/>
        <w:rPr>
          <w:rFonts w:ascii="CG Omega" w:hAnsi="CG Omega"/>
        </w:rPr>
      </w:pPr>
      <w:r w:rsidRPr="00326CA5">
        <w:rPr>
          <w:rFonts w:ascii="CG Omega" w:hAnsi="CG Omega"/>
          <w:b/>
        </w:rPr>
        <w:t>CEL</w:t>
      </w:r>
      <w:r w:rsidRPr="00326CA5">
        <w:rPr>
          <w:rFonts w:ascii="CG Omega" w:hAnsi="CG Omega"/>
        </w:rPr>
        <w:t xml:space="preserve"> : </w:t>
      </w:r>
      <w:r w:rsidR="003E69BF" w:rsidRPr="00326CA5">
        <w:rPr>
          <w:rFonts w:ascii="CG Omega" w:hAnsi="CG Omega"/>
        </w:rPr>
        <w:t xml:space="preserve">Le CEL étant un instrument d’épargne nominatif, il ne peut </w:t>
      </w:r>
      <w:r w:rsidR="00402C95" w:rsidRPr="00326CA5">
        <w:rPr>
          <w:rFonts w:ascii="CG Omega" w:hAnsi="CG Omega"/>
        </w:rPr>
        <w:t xml:space="preserve">pas </w:t>
      </w:r>
      <w:r w:rsidR="003E69BF" w:rsidRPr="00326CA5">
        <w:rPr>
          <w:rFonts w:ascii="CG Omega" w:hAnsi="CG Omega"/>
        </w:rPr>
        <w:t>être transmis. Le décès du titulaire entra</w:t>
      </w:r>
      <w:r w:rsidR="00402C95" w:rsidRPr="00326CA5">
        <w:rPr>
          <w:rFonts w:ascii="CG Omega" w:hAnsi="CG Omega"/>
        </w:rPr>
        <w:t>î</w:t>
      </w:r>
      <w:r w:rsidR="003E69BF" w:rsidRPr="00326CA5">
        <w:rPr>
          <w:rFonts w:ascii="CG Omega" w:hAnsi="CG Omega"/>
        </w:rPr>
        <w:t>ne donc la clôture du CEL.</w:t>
      </w:r>
      <w:r w:rsidR="00176644" w:rsidRPr="00326CA5">
        <w:rPr>
          <w:rFonts w:ascii="CG Omega" w:hAnsi="CG Omega"/>
        </w:rPr>
        <w:t xml:space="preserve"> </w:t>
      </w:r>
      <w:r w:rsidRPr="00326CA5">
        <w:rPr>
          <w:rFonts w:ascii="CG Omega" w:hAnsi="CG Omega"/>
        </w:rPr>
        <w:t>L</w:t>
      </w:r>
      <w:r w:rsidR="003E69BF" w:rsidRPr="00326CA5">
        <w:rPr>
          <w:rFonts w:ascii="CG Omega" w:hAnsi="CG Omega"/>
        </w:rPr>
        <w:t xml:space="preserve">es capitaux </w:t>
      </w:r>
      <w:r w:rsidR="00EE1D6A" w:rsidRPr="00326CA5">
        <w:rPr>
          <w:rFonts w:ascii="CG Omega" w:hAnsi="CG Omega"/>
        </w:rPr>
        <w:t>inscrits au compte et les droits à prêt et à prime qui y sont attachés</w:t>
      </w:r>
      <w:r w:rsidR="00894BA4" w:rsidRPr="00326CA5">
        <w:rPr>
          <w:rFonts w:ascii="CG Omega" w:hAnsi="CG Omega"/>
        </w:rPr>
        <w:t xml:space="preserve"> constituent un actif de la succession et sont intégrés comme tels dans le règlement de celle-ci. </w:t>
      </w:r>
    </w:p>
    <w:p w14:paraId="388D2607" w14:textId="77777777" w:rsidR="00326CA5" w:rsidRDefault="00326CA5"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11E573AA" w14:textId="77777777" w:rsidR="00C32A6C" w:rsidRDefault="00402C95"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sidRPr="00326CA5">
        <w:rPr>
          <w:rFonts w:ascii="CG Omega" w:hAnsi="CG Omega"/>
        </w:rPr>
        <w:t>A</w:t>
      </w:r>
      <w:r w:rsidR="003F6FCB" w:rsidRPr="00326CA5">
        <w:rPr>
          <w:rFonts w:ascii="CG Omega" w:hAnsi="CG Omega"/>
        </w:rPr>
        <w:t>u décès du titulaire, s</w:t>
      </w:r>
      <w:r w:rsidR="00894BA4" w:rsidRPr="00326CA5">
        <w:rPr>
          <w:rFonts w:ascii="CG Omega" w:hAnsi="CG Omega"/>
        </w:rPr>
        <w:t xml:space="preserve">es héritiers ou légataires peuvent obtenir une attestation d’intérêts acquis. Le décompte est arrêté </w:t>
      </w:r>
      <w:r w:rsidR="00C7405E" w:rsidRPr="00326CA5">
        <w:rPr>
          <w:rFonts w:ascii="CG Omega" w:hAnsi="CG Omega"/>
        </w:rPr>
        <w:t>au moment d</w:t>
      </w:r>
      <w:r w:rsidR="003F6FCB" w:rsidRPr="00326CA5">
        <w:rPr>
          <w:rFonts w:ascii="CG Omega" w:hAnsi="CG Omega"/>
        </w:rPr>
        <w:t>e l’envoi en possession</w:t>
      </w:r>
      <w:r w:rsidR="008D325C" w:rsidRPr="00326CA5">
        <w:rPr>
          <w:rFonts w:ascii="CG Omega" w:hAnsi="CG Omega"/>
        </w:rPr>
        <w:t xml:space="preserve"> (</w:t>
      </w:r>
      <w:hyperlink r:id="rId93" w:history="1">
        <w:r w:rsidR="008D325C" w:rsidRPr="00326CA5">
          <w:rPr>
            <w:rStyle w:val="Lienhypertexte"/>
            <w:rFonts w:ascii="CG Omega" w:hAnsi="CG Omega"/>
            <w:i/>
          </w:rPr>
          <w:t>Circ. 11 juillet 1986, §7</w:t>
        </w:r>
      </w:hyperlink>
      <w:r w:rsidR="008D325C" w:rsidRPr="00326CA5">
        <w:rPr>
          <w:rFonts w:ascii="CG Omega" w:hAnsi="CG Omega"/>
        </w:rPr>
        <w:t>)</w:t>
      </w:r>
      <w:r w:rsidR="00C7405E" w:rsidRPr="00326CA5">
        <w:rPr>
          <w:rFonts w:ascii="CG Omega" w:hAnsi="CG Omega"/>
        </w:rPr>
        <w:t xml:space="preserve">. </w:t>
      </w:r>
    </w:p>
    <w:p w14:paraId="227CD3DC" w14:textId="77777777" w:rsidR="00C32A6C" w:rsidRDefault="00EE1D6A"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sidRPr="003776BE">
        <w:rPr>
          <w:rFonts w:ascii="CG Omega" w:hAnsi="CG Omega"/>
        </w:rPr>
        <w:t xml:space="preserve">Dans le cas </w:t>
      </w:r>
      <w:r w:rsidR="00402C95">
        <w:rPr>
          <w:rFonts w:ascii="CG Omega" w:hAnsi="CG Omega"/>
        </w:rPr>
        <w:t>d’une</w:t>
      </w:r>
      <w:r w:rsidR="00402C95" w:rsidRPr="003776BE">
        <w:rPr>
          <w:rFonts w:ascii="CG Omega" w:hAnsi="CG Omega"/>
        </w:rPr>
        <w:t xml:space="preserve"> </w:t>
      </w:r>
      <w:r w:rsidRPr="003776BE">
        <w:rPr>
          <w:rFonts w:ascii="CG Omega" w:hAnsi="CG Omega"/>
        </w:rPr>
        <w:t>pluralité d’héritiers ou légataires, le</w:t>
      </w:r>
      <w:r w:rsidR="00C7405E" w:rsidRPr="003776BE">
        <w:rPr>
          <w:rFonts w:ascii="CG Omega" w:hAnsi="CG Omega"/>
        </w:rPr>
        <w:t xml:space="preserve">s capitaux </w:t>
      </w:r>
      <w:r w:rsidRPr="003776BE">
        <w:rPr>
          <w:rFonts w:ascii="CG Omega" w:hAnsi="CG Omega"/>
        </w:rPr>
        <w:t xml:space="preserve">inscrits au CEL </w:t>
      </w:r>
      <w:r w:rsidR="00C7405E" w:rsidRPr="003776BE">
        <w:rPr>
          <w:rFonts w:ascii="CG Omega" w:hAnsi="CG Omega"/>
        </w:rPr>
        <w:t xml:space="preserve">et </w:t>
      </w:r>
      <w:r w:rsidRPr="003776BE">
        <w:rPr>
          <w:rFonts w:ascii="CG Omega" w:hAnsi="CG Omega"/>
        </w:rPr>
        <w:t xml:space="preserve">les </w:t>
      </w:r>
      <w:r w:rsidR="00C7405E" w:rsidRPr="003776BE">
        <w:rPr>
          <w:rFonts w:ascii="CG Omega" w:hAnsi="CG Omega"/>
        </w:rPr>
        <w:t xml:space="preserve">droits </w:t>
      </w:r>
      <w:r w:rsidRPr="00551591">
        <w:rPr>
          <w:rFonts w:ascii="CG Omega" w:hAnsi="CG Omega"/>
        </w:rPr>
        <w:t>qui y sont a</w:t>
      </w:r>
      <w:r w:rsidRPr="00415B6A">
        <w:rPr>
          <w:rFonts w:ascii="CG Omega" w:hAnsi="CG Omega"/>
        </w:rPr>
        <w:t xml:space="preserve">ttachés </w:t>
      </w:r>
      <w:r w:rsidR="00C7405E" w:rsidRPr="00415B6A">
        <w:rPr>
          <w:rFonts w:ascii="CG Omega" w:hAnsi="CG Omega"/>
        </w:rPr>
        <w:t xml:space="preserve">peuvent être </w:t>
      </w:r>
      <w:r w:rsidRPr="002D13A3">
        <w:rPr>
          <w:rFonts w:ascii="CG Omega" w:hAnsi="CG Omega"/>
        </w:rPr>
        <w:t xml:space="preserve">scindés </w:t>
      </w:r>
      <w:r w:rsidR="00C7405E" w:rsidRPr="002D13A3">
        <w:rPr>
          <w:rFonts w:ascii="CG Omega" w:hAnsi="CG Omega"/>
        </w:rPr>
        <w:t>dans le cadre du partage successoral</w:t>
      </w:r>
      <w:r w:rsidR="005443DF" w:rsidRPr="002D13A3">
        <w:rPr>
          <w:rFonts w:ascii="CG Omega" w:hAnsi="CG Omega"/>
        </w:rPr>
        <w:t xml:space="preserve">, </w:t>
      </w:r>
      <w:r w:rsidRPr="002D13A3">
        <w:rPr>
          <w:rFonts w:ascii="CG Omega" w:hAnsi="CG Omega"/>
        </w:rPr>
        <w:t xml:space="preserve">et attribués à tous les héritiers </w:t>
      </w:r>
      <w:r w:rsidR="005443DF" w:rsidRPr="002D13A3">
        <w:rPr>
          <w:rFonts w:ascii="CG Omega" w:hAnsi="CG Omega"/>
        </w:rPr>
        <w:t xml:space="preserve">ou </w:t>
      </w:r>
      <w:r w:rsidR="00DB5696" w:rsidRPr="002D13A3">
        <w:rPr>
          <w:rFonts w:ascii="CG Omega" w:hAnsi="CG Omega"/>
        </w:rPr>
        <w:t xml:space="preserve">seulement à </w:t>
      </w:r>
      <w:r w:rsidR="00323E43" w:rsidRPr="002D13A3">
        <w:rPr>
          <w:rFonts w:ascii="CG Omega" w:hAnsi="CG Omega"/>
        </w:rPr>
        <w:t xml:space="preserve">un seul ou plusieurs </w:t>
      </w:r>
      <w:r w:rsidR="005443DF" w:rsidRPr="002D13A3">
        <w:rPr>
          <w:rFonts w:ascii="CG Omega" w:hAnsi="CG Omega"/>
        </w:rPr>
        <w:t>d’entre eux</w:t>
      </w:r>
      <w:r w:rsidR="00C7405E" w:rsidRPr="002D13A3">
        <w:rPr>
          <w:rFonts w:ascii="CG Omega" w:hAnsi="CG Omega"/>
        </w:rPr>
        <w:t>.</w:t>
      </w:r>
      <w:r w:rsidRPr="002D13A3">
        <w:rPr>
          <w:rFonts w:ascii="CG Omega" w:hAnsi="CG Omega"/>
        </w:rPr>
        <w:t xml:space="preserve"> S’il y a partage, </w:t>
      </w:r>
      <w:r w:rsidR="00C37200" w:rsidRPr="002D13A3">
        <w:rPr>
          <w:rFonts w:ascii="CG Omega" w:hAnsi="CG Omega"/>
        </w:rPr>
        <w:t xml:space="preserve">une attestation est établie par bénéficiaire </w:t>
      </w:r>
      <w:r w:rsidR="004F2730" w:rsidRPr="002D13A3">
        <w:rPr>
          <w:rFonts w:ascii="CG Omega" w:hAnsi="CG Omega"/>
        </w:rPr>
        <w:t>a</w:t>
      </w:r>
      <w:r w:rsidR="00C37200" w:rsidRPr="002D13A3">
        <w:rPr>
          <w:rFonts w:ascii="CG Omega" w:hAnsi="CG Omega"/>
        </w:rPr>
        <w:t>u prorata des droits issus de l’acte notarié successoral</w:t>
      </w:r>
      <w:r w:rsidRPr="002D13A3">
        <w:rPr>
          <w:rFonts w:ascii="CG Omega" w:hAnsi="CG Omega"/>
        </w:rPr>
        <w:t xml:space="preserve"> (</w:t>
      </w:r>
      <w:hyperlink r:id="rId94" w:history="1">
        <w:r w:rsidRPr="00761088">
          <w:rPr>
            <w:rStyle w:val="Lienhypertexte"/>
            <w:rFonts w:ascii="CG Omega" w:hAnsi="CG Omega"/>
            <w:i/>
          </w:rPr>
          <w:t>Circ. 11 juillet 1986, §7</w:t>
        </w:r>
      </w:hyperlink>
      <w:r w:rsidR="00A524FE">
        <w:rPr>
          <w:rStyle w:val="Lienhypertexte"/>
          <w:rFonts w:ascii="CG Omega" w:hAnsi="CG Omega"/>
          <w:i/>
        </w:rPr>
        <w:t xml:space="preserve"> p. 9130 JORF du 24 juillet 1986</w:t>
      </w:r>
      <w:r w:rsidRPr="003776BE">
        <w:rPr>
          <w:rFonts w:ascii="CG Omega" w:hAnsi="CG Omega"/>
        </w:rPr>
        <w:t>)</w:t>
      </w:r>
      <w:r w:rsidR="00C37200" w:rsidRPr="003776BE">
        <w:rPr>
          <w:rFonts w:ascii="CG Omega" w:hAnsi="CG Omega"/>
        </w:rPr>
        <w:t xml:space="preserve">. </w:t>
      </w:r>
      <w:r w:rsidR="002832C6" w:rsidRPr="00727B4E">
        <w:rPr>
          <w:rFonts w:ascii="CG Omega" w:hAnsi="CG Omega"/>
        </w:rPr>
        <w:t xml:space="preserve">L’attestation de droits </w:t>
      </w:r>
      <w:r w:rsidR="00402C95">
        <w:rPr>
          <w:rFonts w:ascii="CG Omega" w:hAnsi="CG Omega"/>
        </w:rPr>
        <w:t xml:space="preserve">doit </w:t>
      </w:r>
      <w:r w:rsidR="002832C6" w:rsidRPr="00727B4E">
        <w:rPr>
          <w:rFonts w:ascii="CG Omega" w:hAnsi="CG Omega"/>
        </w:rPr>
        <w:t>précise</w:t>
      </w:r>
      <w:r w:rsidR="00402C95">
        <w:rPr>
          <w:rFonts w:ascii="CG Omega" w:hAnsi="CG Omega"/>
        </w:rPr>
        <w:t>r</w:t>
      </w:r>
      <w:r w:rsidR="002832C6" w:rsidRPr="00727B4E">
        <w:rPr>
          <w:rFonts w:ascii="CG Omega" w:hAnsi="CG Omega"/>
        </w:rPr>
        <w:t xml:space="preserve"> qu'elle est délivrée dans le cadre d’une dévolution successorale et est utilisable par son bénéficiaire sans aucune autre formalité.</w:t>
      </w:r>
      <w:r w:rsidR="002832C6">
        <w:rPr>
          <w:rFonts w:ascii="CG Omega" w:hAnsi="CG Omega"/>
        </w:rPr>
        <w:t xml:space="preserve"> Les droits reçus dans ce cadre sont considérés comme des droits propres.</w:t>
      </w:r>
    </w:p>
    <w:p w14:paraId="61D1307F" w14:textId="77777777" w:rsidR="00C32A6C" w:rsidRDefault="00C37200"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 xml:space="preserve">Le partage des droits à </w:t>
      </w:r>
      <w:r w:rsidR="00235E80">
        <w:rPr>
          <w:rFonts w:ascii="CG Omega" w:hAnsi="CG Omega"/>
        </w:rPr>
        <w:t>prêt</w:t>
      </w:r>
      <w:r>
        <w:rPr>
          <w:rFonts w:ascii="CG Omega" w:hAnsi="CG Omega"/>
        </w:rPr>
        <w:t xml:space="preserve"> et à </w:t>
      </w:r>
      <w:r w:rsidR="00235E80">
        <w:rPr>
          <w:rFonts w:ascii="CG Omega" w:hAnsi="CG Omega"/>
        </w:rPr>
        <w:t>prime</w:t>
      </w:r>
      <w:r>
        <w:rPr>
          <w:rFonts w:ascii="CG Omega" w:hAnsi="CG Omega"/>
        </w:rPr>
        <w:t xml:space="preserve"> peut être différent du partage des capitaux (</w:t>
      </w:r>
      <w:hyperlink r:id="rId95" w:history="1">
        <w:r w:rsidRPr="00B15DEE">
          <w:rPr>
            <w:rStyle w:val="Lienhypertexte"/>
            <w:rFonts w:ascii="CG Omega" w:hAnsi="CG Omega"/>
            <w:i/>
          </w:rPr>
          <w:t>CCH, art. R. 315-15</w:t>
        </w:r>
      </w:hyperlink>
      <w:r>
        <w:rPr>
          <w:rFonts w:ascii="CG Omega" w:hAnsi="CG Omega"/>
        </w:rPr>
        <w:t>). Ainsi un héritier peut recueillir tout ou partie de ces droits sans recueillir le capital correspondant, et inversement.</w:t>
      </w:r>
      <w:r w:rsidR="00C32A6C">
        <w:rPr>
          <w:rFonts w:ascii="CG Omega" w:hAnsi="CG Omega"/>
        </w:rPr>
        <w:t xml:space="preserve"> </w:t>
      </w:r>
    </w:p>
    <w:p w14:paraId="03D74ACB" w14:textId="77777777" w:rsidR="002253A8" w:rsidRDefault="000E2520"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 xml:space="preserve">Le partage des capitaux donne lieu, à la demande du ou des </w:t>
      </w:r>
      <w:r w:rsidR="00235E80">
        <w:rPr>
          <w:rFonts w:ascii="CG Omega" w:hAnsi="CG Omega"/>
        </w:rPr>
        <w:t>bénéficiaires</w:t>
      </w:r>
      <w:r>
        <w:rPr>
          <w:rFonts w:ascii="CG Omega" w:hAnsi="CG Omega"/>
        </w:rPr>
        <w:t xml:space="preserve"> et sur production d’un certificat de propriété, soit à un remboursement, soit à un transfert au CEL de ces </w:t>
      </w:r>
      <w:r w:rsidR="00235E80">
        <w:rPr>
          <w:rFonts w:ascii="CG Omega" w:hAnsi="CG Omega"/>
        </w:rPr>
        <w:t>bénéficiaires, sans que c</w:t>
      </w:r>
      <w:r>
        <w:rPr>
          <w:rFonts w:ascii="CG Omega" w:hAnsi="CG Omega"/>
        </w:rPr>
        <w:t xml:space="preserve">e </w:t>
      </w:r>
      <w:r w:rsidR="00235E80">
        <w:rPr>
          <w:rFonts w:ascii="CG Omega" w:hAnsi="CG Omega"/>
        </w:rPr>
        <w:t xml:space="preserve">transfert puisse </w:t>
      </w:r>
      <w:r>
        <w:rPr>
          <w:rFonts w:ascii="CG Omega" w:hAnsi="CG Omega"/>
        </w:rPr>
        <w:t xml:space="preserve">permettre le dépassement du </w:t>
      </w:r>
      <w:r w:rsidR="00402C95">
        <w:rPr>
          <w:rFonts w:ascii="CG Omega" w:hAnsi="CG Omega"/>
        </w:rPr>
        <w:t>plafond</w:t>
      </w:r>
      <w:r>
        <w:rPr>
          <w:rFonts w:ascii="CG Omega" w:hAnsi="CG Omega"/>
        </w:rPr>
        <w:t xml:space="preserve"> autorisé (voir</w:t>
      </w:r>
      <w:r w:rsidR="00590D49">
        <w:rPr>
          <w:rFonts w:ascii="CG Omega" w:hAnsi="CG Omega"/>
        </w:rPr>
        <w:t xml:space="preserve"> </w:t>
      </w:r>
      <w:r w:rsidR="00590D49">
        <w:rPr>
          <w:rFonts w:ascii="CG Omega" w:hAnsi="CG Omega"/>
        </w:rPr>
        <w:fldChar w:fldCharType="begin"/>
      </w:r>
      <w:r w:rsidR="00590D49">
        <w:rPr>
          <w:rFonts w:ascii="CG Omega" w:hAnsi="CG Omega"/>
        </w:rPr>
        <w:instrText xml:space="preserve"> REF _Ref429467128 \r \h </w:instrText>
      </w:r>
      <w:r w:rsidR="00590D49">
        <w:rPr>
          <w:rFonts w:ascii="CG Omega" w:hAnsi="CG Omega"/>
        </w:rPr>
      </w:r>
      <w:r w:rsidR="00590D49">
        <w:rPr>
          <w:rFonts w:ascii="CG Omega" w:hAnsi="CG Omega"/>
        </w:rPr>
        <w:fldChar w:fldCharType="separate"/>
      </w:r>
      <w:r w:rsidR="00975E89">
        <w:rPr>
          <w:rFonts w:ascii="CG Omega" w:hAnsi="CG Omega"/>
        </w:rPr>
        <w:t>2.3</w:t>
      </w:r>
      <w:r w:rsidR="00590D49">
        <w:rPr>
          <w:rFonts w:ascii="CG Omega" w:hAnsi="CG Omega"/>
        </w:rPr>
        <w:fldChar w:fldCharType="end"/>
      </w:r>
      <w:r>
        <w:rPr>
          <w:rFonts w:ascii="CG Omega" w:hAnsi="CG Omega"/>
        </w:rPr>
        <w:t>). En cas de dépassement, les sommes excédentaires doivent donc être remboursées à l’intéressé</w:t>
      </w:r>
      <w:r w:rsidR="00235E80">
        <w:rPr>
          <w:rFonts w:ascii="CG Omega" w:hAnsi="CG Omega"/>
        </w:rPr>
        <w:t xml:space="preserve"> (</w:t>
      </w:r>
      <w:r w:rsidR="00235E80">
        <w:rPr>
          <w:rFonts w:ascii="CG Omega" w:hAnsi="CG Omega"/>
          <w:i/>
        </w:rPr>
        <w:t>Circ. 16 février 1970, §8, b</w:t>
      </w:r>
      <w:r w:rsidR="00235E80">
        <w:rPr>
          <w:rFonts w:ascii="CG Omega" w:hAnsi="CG Omega"/>
        </w:rPr>
        <w:t>)</w:t>
      </w:r>
      <w:bookmarkStart w:id="59" w:name="_Ref392780347"/>
      <w:r w:rsidR="004B7112">
        <w:rPr>
          <w:rFonts w:ascii="CG Omega" w:hAnsi="CG Omega"/>
        </w:rPr>
        <w:t>.</w:t>
      </w:r>
      <w:r w:rsidR="001D0EDA">
        <w:rPr>
          <w:rStyle w:val="Appelnotedebasdep"/>
          <w:rFonts w:ascii="CG Omega" w:hAnsi="CG Omega"/>
        </w:rPr>
        <w:footnoteReference w:id="4"/>
      </w:r>
      <w:bookmarkEnd w:id="59"/>
      <w:r w:rsidR="002253A8">
        <w:rPr>
          <w:rFonts w:ascii="CG Omega" w:hAnsi="CG Omega"/>
        </w:rPr>
        <w:t xml:space="preserve"> </w:t>
      </w:r>
    </w:p>
    <w:p w14:paraId="796010D5" w14:textId="77777777" w:rsidR="002253A8" w:rsidRDefault="006751B6"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 xml:space="preserve">Quant au partage des droits à </w:t>
      </w:r>
      <w:r w:rsidR="00235E80">
        <w:rPr>
          <w:rFonts w:ascii="CG Omega" w:hAnsi="CG Omega"/>
        </w:rPr>
        <w:t xml:space="preserve">prêt </w:t>
      </w:r>
      <w:r>
        <w:rPr>
          <w:rFonts w:ascii="CG Omega" w:hAnsi="CG Omega"/>
        </w:rPr>
        <w:t xml:space="preserve">et à </w:t>
      </w:r>
      <w:r w:rsidR="00235E80">
        <w:rPr>
          <w:rFonts w:ascii="CG Omega" w:hAnsi="CG Omega"/>
        </w:rPr>
        <w:t>prime</w:t>
      </w:r>
      <w:r>
        <w:rPr>
          <w:rFonts w:ascii="CG Omega" w:hAnsi="CG Omega"/>
        </w:rPr>
        <w:t xml:space="preserve">, chacun des bénéficiaires peut demander le transfert </w:t>
      </w:r>
      <w:r w:rsidR="009569A1">
        <w:rPr>
          <w:rFonts w:ascii="CG Omega" w:hAnsi="CG Omega"/>
        </w:rPr>
        <w:t xml:space="preserve">sur </w:t>
      </w:r>
      <w:r>
        <w:rPr>
          <w:rFonts w:ascii="CG Omega" w:hAnsi="CG Omega"/>
        </w:rPr>
        <w:t xml:space="preserve">son CEL du montant des droits qui lui sont attribués. </w:t>
      </w:r>
    </w:p>
    <w:p w14:paraId="387D1810" w14:textId="77777777" w:rsidR="002253A8" w:rsidRDefault="006751B6"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Si le bénéficiaire n’est pas déjà titulaire d’un tel compte</w:t>
      </w:r>
      <w:r w:rsidR="00450BA9">
        <w:rPr>
          <w:rFonts w:ascii="CG Omega" w:hAnsi="CG Omega"/>
        </w:rPr>
        <w:t>,</w:t>
      </w:r>
      <w:r>
        <w:rPr>
          <w:rFonts w:ascii="CG Omega" w:hAnsi="CG Omega"/>
        </w:rPr>
        <w:t xml:space="preserve"> il doit préalablement à l’exécution de ce transfert faire procéder à l’ouverture de ce dernier</w:t>
      </w:r>
      <w:r w:rsidR="006D0B5F">
        <w:rPr>
          <w:rFonts w:ascii="CG Omega" w:hAnsi="CG Omega"/>
        </w:rPr>
        <w:t xml:space="preserve"> sauf s’il</w:t>
      </w:r>
      <w:r w:rsidR="00464A6C">
        <w:rPr>
          <w:rFonts w:ascii="CG Omega" w:hAnsi="CG Omega"/>
        </w:rPr>
        <w:t xml:space="preserve"> </w:t>
      </w:r>
      <w:r>
        <w:rPr>
          <w:rFonts w:ascii="CG Omega" w:hAnsi="CG Omega"/>
        </w:rPr>
        <w:t>sollicite immédiatement</w:t>
      </w:r>
      <w:r w:rsidR="006D0B5F">
        <w:rPr>
          <w:rFonts w:ascii="CG Omega" w:hAnsi="CG Omega"/>
        </w:rPr>
        <w:t xml:space="preserve"> ou pendant 5 ans </w:t>
      </w:r>
      <w:r>
        <w:rPr>
          <w:rFonts w:ascii="CG Omega" w:hAnsi="CG Omega"/>
        </w:rPr>
        <w:t xml:space="preserve">le prêt d’épargne-logement correspondant </w:t>
      </w:r>
      <w:r w:rsidR="00235E80">
        <w:rPr>
          <w:rFonts w:ascii="CG Omega" w:hAnsi="CG Omega"/>
        </w:rPr>
        <w:t>aux</w:t>
      </w:r>
      <w:r w:rsidR="008665C6">
        <w:rPr>
          <w:rFonts w:ascii="CG Omega" w:hAnsi="CG Omega"/>
        </w:rPr>
        <w:t xml:space="preserve"> droits transférés</w:t>
      </w:r>
      <w:r w:rsidR="006D0B5F" w:rsidRPr="003776BE">
        <w:rPr>
          <w:rFonts w:ascii="CG Omega" w:hAnsi="CG Omega"/>
        </w:rPr>
        <w:t>.</w:t>
      </w:r>
    </w:p>
    <w:p w14:paraId="4CC93811" w14:textId="77777777" w:rsidR="002253A8" w:rsidRDefault="002253A8"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7EDD30F1" w14:textId="77777777" w:rsidR="002253A8" w:rsidRDefault="00CA779D"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sidRPr="009972DD">
        <w:rPr>
          <w:rFonts w:ascii="CG Omega" w:hAnsi="CG Omega"/>
        </w:rPr>
        <w:t xml:space="preserve">Si le bénéficiaire a déjà un CEL ou en ouvre un, il y aura d’une part une ligne pour les droits à prêt récupérés qui seront valables 5 ans et d’autre part une ou plusieurs lignes pour les droits acquis ou à acquérir hors </w:t>
      </w:r>
      <w:r w:rsidR="00E82CB2">
        <w:rPr>
          <w:rFonts w:ascii="CG Omega" w:hAnsi="CG Omega"/>
        </w:rPr>
        <w:t>succession</w:t>
      </w:r>
      <w:r w:rsidRPr="009972DD">
        <w:rPr>
          <w:rFonts w:ascii="CG Omega" w:hAnsi="CG Omega"/>
        </w:rPr>
        <w:t>.</w:t>
      </w:r>
      <w:r w:rsidR="002253A8">
        <w:rPr>
          <w:rFonts w:ascii="CG Omega" w:hAnsi="CG Omega"/>
        </w:rPr>
        <w:t xml:space="preserve"> </w:t>
      </w:r>
    </w:p>
    <w:p w14:paraId="7C089246" w14:textId="77777777" w:rsidR="002253A8" w:rsidRDefault="002253A8"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p>
    <w:p w14:paraId="77A95CA7" w14:textId="06AB7DDF" w:rsidR="00D504C8" w:rsidRPr="006751B6" w:rsidRDefault="00CB3924" w:rsidP="002253A8">
      <w:pPr>
        <w:pStyle w:val="Sansinterligne"/>
        <w:pBdr>
          <w:top w:val="single" w:sz="4" w:space="1" w:color="auto"/>
          <w:left w:val="single" w:sz="4" w:space="4" w:color="auto"/>
          <w:bottom w:val="single" w:sz="4" w:space="1" w:color="auto"/>
          <w:right w:val="single" w:sz="4" w:space="4" w:color="auto"/>
        </w:pBdr>
        <w:ind w:left="0" w:firstLine="0"/>
        <w:rPr>
          <w:rFonts w:ascii="CG Omega" w:hAnsi="CG Omega"/>
        </w:rPr>
      </w:pPr>
      <w:r>
        <w:rPr>
          <w:rFonts w:ascii="CG Omega" w:hAnsi="CG Omega"/>
        </w:rPr>
        <w:t>En tout état de cause, l</w:t>
      </w:r>
      <w:r w:rsidR="00D504C8">
        <w:rPr>
          <w:rFonts w:ascii="CG Omega" w:hAnsi="CG Omega"/>
        </w:rPr>
        <w:t xml:space="preserve">es héritiers et légataires </w:t>
      </w:r>
      <w:r>
        <w:rPr>
          <w:rFonts w:ascii="CG Omega" w:hAnsi="CG Omega"/>
        </w:rPr>
        <w:t xml:space="preserve">bénéficiaires des droits </w:t>
      </w:r>
      <w:r w:rsidR="00D504C8">
        <w:rPr>
          <w:rFonts w:ascii="CG Omega" w:hAnsi="CG Omega"/>
        </w:rPr>
        <w:t>peuvent obtenir le prêt et la prime d’épargne dans les mêmes conditions que le titulaire du CEL décédé (</w:t>
      </w:r>
      <w:hyperlink r:id="rId96" w:history="1">
        <w:r w:rsidR="00D504C8" w:rsidRPr="00B15DEE">
          <w:rPr>
            <w:rStyle w:val="Lienhypertexte"/>
            <w:rFonts w:ascii="CG Omega" w:hAnsi="CG Omega"/>
            <w:i/>
          </w:rPr>
          <w:t>CCH, art. R. 315-15</w:t>
        </w:r>
      </w:hyperlink>
      <w:r w:rsidR="00D504C8">
        <w:rPr>
          <w:rStyle w:val="Lienhypertexte"/>
          <w:rFonts w:ascii="CG Omega" w:hAnsi="CG Omega"/>
          <w:u w:val="none"/>
        </w:rPr>
        <w:t>)</w:t>
      </w:r>
      <w:r w:rsidR="00D504C8">
        <w:rPr>
          <w:rFonts w:ascii="CG Omega" w:hAnsi="CG Omega"/>
        </w:rPr>
        <w:t>.</w:t>
      </w:r>
    </w:p>
    <w:p w14:paraId="267FABB0" w14:textId="77777777" w:rsidR="005A5D4C" w:rsidRDefault="005A5D4C" w:rsidP="00B93342">
      <w:pPr>
        <w:pStyle w:val="Sansinterligne"/>
        <w:ind w:left="0" w:firstLine="0"/>
        <w:rPr>
          <w:rFonts w:ascii="CG Omega" w:hAnsi="CG Omega"/>
        </w:rPr>
      </w:pPr>
    </w:p>
    <w:p w14:paraId="4EC0A421" w14:textId="3AAA5871" w:rsidR="0050398B" w:rsidRDefault="0050398B" w:rsidP="007E2EBB">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u w:val="single"/>
        </w:rPr>
      </w:pPr>
      <w:r w:rsidRPr="00110B1B">
        <w:rPr>
          <w:rFonts w:ascii="CG Omega" w:hAnsi="CG Omega"/>
          <w:b/>
        </w:rPr>
        <w:t>PEL</w:t>
      </w:r>
      <w:r w:rsidRPr="0050398B">
        <w:rPr>
          <w:rFonts w:ascii="CG Omega" w:hAnsi="CG Omega"/>
          <w:b/>
        </w:rPr>
        <w:t> : Contrairement au CEL, le PEL peut être transmis par testament ou par dévolution successorale.</w:t>
      </w:r>
    </w:p>
    <w:p w14:paraId="57C1BA97" w14:textId="21416A66" w:rsidR="00E27A2A" w:rsidRDefault="00BD1E85" w:rsidP="007E2EBB">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sidRPr="00BD1E85">
        <w:rPr>
          <w:rFonts w:ascii="CG Omega" w:hAnsi="CG Omega"/>
          <w:u w:val="single"/>
        </w:rPr>
        <w:t>Legs d’un PEL</w:t>
      </w:r>
      <w:r>
        <w:rPr>
          <w:rFonts w:ascii="CG Omega" w:hAnsi="CG Omega"/>
        </w:rPr>
        <w:t> : L</w:t>
      </w:r>
      <w:r w:rsidR="00670CE0">
        <w:rPr>
          <w:rFonts w:ascii="CG Omega" w:hAnsi="CG Omega"/>
        </w:rPr>
        <w:t>e legs d’</w:t>
      </w:r>
      <w:r>
        <w:rPr>
          <w:rFonts w:ascii="CG Omega" w:hAnsi="CG Omega"/>
        </w:rPr>
        <w:t>un PEL est possible, m</w:t>
      </w:r>
      <w:r w:rsidR="00670CE0">
        <w:rPr>
          <w:rFonts w:ascii="CG Omega" w:hAnsi="CG Omega"/>
        </w:rPr>
        <w:t xml:space="preserve">ais le PEL étant un et indivisible, il ne peut être effectué qu’au profit d’un bénéficiaire unique. </w:t>
      </w:r>
    </w:p>
    <w:p w14:paraId="56DEE9A4" w14:textId="77777777" w:rsidR="00447893" w:rsidRDefault="00447893" w:rsidP="007E2EBB">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p>
    <w:p w14:paraId="70E3E597" w14:textId="77777777" w:rsidR="00447893" w:rsidDel="00447893" w:rsidRDefault="00447893" w:rsidP="007E2EBB">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sidDel="00447893">
        <w:rPr>
          <w:rFonts w:ascii="CG Omega" w:hAnsi="CG Omega"/>
        </w:rPr>
        <w:lastRenderedPageBreak/>
        <w:t>Le bénéficiaire du legs devenu propriétaire du PEL, pourra ensuite effectuer tous les actes de gestion qui y sont attachés, en particulier céder les droits aux membres de sa propre famille.</w:t>
      </w:r>
    </w:p>
    <w:p w14:paraId="71EBB4AF" w14:textId="77777777" w:rsidR="00447893" w:rsidDel="00447893" w:rsidRDefault="00447893" w:rsidP="007E2EBB">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p>
    <w:p w14:paraId="7A7F8DE3" w14:textId="77777777" w:rsidR="00447893" w:rsidDel="00447893" w:rsidRDefault="00447893" w:rsidP="007E2EBB">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sidRPr="00BD1E85" w:rsidDel="00447893">
        <w:rPr>
          <w:rFonts w:ascii="CG Omega" w:hAnsi="CG Omega"/>
          <w:u w:val="single"/>
        </w:rPr>
        <w:t>Dévolution successorale</w:t>
      </w:r>
      <w:r w:rsidDel="00447893">
        <w:rPr>
          <w:rFonts w:ascii="CG Omega" w:hAnsi="CG Omega"/>
        </w:rPr>
        <w:t> : A défaut de testament, le sort du PEL est régi par les règles de la dévolution successorale.</w:t>
      </w:r>
    </w:p>
    <w:p w14:paraId="0A734876" w14:textId="77777777" w:rsidR="00447893" w:rsidDel="00447893" w:rsidRDefault="00447893" w:rsidP="007E2EBB">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p>
    <w:p w14:paraId="03AF8840" w14:textId="63E10FAE" w:rsidR="00447893" w:rsidDel="00447893" w:rsidRDefault="00447893" w:rsidP="007E2EBB">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sidRPr="00551591" w:rsidDel="00447893">
        <w:rPr>
          <w:rFonts w:ascii="CG Omega" w:hAnsi="CG Omega"/>
        </w:rPr>
        <w:t>Dans les</w:t>
      </w:r>
      <w:r w:rsidDel="00447893">
        <w:rPr>
          <w:rFonts w:ascii="CG Omega" w:hAnsi="CG Omega"/>
        </w:rPr>
        <w:t xml:space="preserve"> deux</w:t>
      </w:r>
      <w:r w:rsidRPr="00551591" w:rsidDel="00447893">
        <w:rPr>
          <w:rFonts w:ascii="CG Omega" w:hAnsi="CG Omega"/>
        </w:rPr>
        <w:t xml:space="preserve"> cas</w:t>
      </w:r>
      <w:r w:rsidDel="00447893">
        <w:rPr>
          <w:rFonts w:ascii="CG Omega" w:hAnsi="CG Omega"/>
        </w:rPr>
        <w:t xml:space="preserve">, le légataire ou l’héritier peuvent ne pas figurer sur la liste des cessionnaires habilités de l’article R. 315-35 (voir </w:t>
      </w:r>
      <w:r w:rsidR="00590D49">
        <w:rPr>
          <w:rFonts w:ascii="CG Omega" w:hAnsi="CG Omega"/>
        </w:rPr>
        <w:fldChar w:fldCharType="begin"/>
      </w:r>
      <w:r w:rsidR="00590D49">
        <w:rPr>
          <w:rFonts w:ascii="CG Omega" w:hAnsi="CG Omega"/>
        </w:rPr>
        <w:instrText xml:space="preserve"> REF _Ref429467245 \r \h </w:instrText>
      </w:r>
      <w:r w:rsidR="00590D49">
        <w:rPr>
          <w:rFonts w:ascii="CG Omega" w:hAnsi="CG Omega"/>
        </w:rPr>
      </w:r>
      <w:r w:rsidR="00590D49">
        <w:rPr>
          <w:rFonts w:ascii="CG Omega" w:hAnsi="CG Omega"/>
        </w:rPr>
        <w:fldChar w:fldCharType="separate"/>
      </w:r>
      <w:r w:rsidR="00975E89">
        <w:rPr>
          <w:rFonts w:ascii="CG Omega" w:hAnsi="CG Omega"/>
        </w:rPr>
        <w:t>3.2</w:t>
      </w:r>
      <w:r w:rsidR="00590D49">
        <w:rPr>
          <w:rFonts w:ascii="CG Omega" w:hAnsi="CG Omega"/>
        </w:rPr>
        <w:fldChar w:fldCharType="end"/>
      </w:r>
      <w:r w:rsidDel="00447893">
        <w:rPr>
          <w:rFonts w:ascii="CG Omega" w:hAnsi="CG Omega"/>
        </w:rPr>
        <w:t>). Il s’agit donc des seuls cas de transmission d’un PEL au-delà du cercle familial. En dérogation à la règle de l’unicité du PEL (voir</w:t>
      </w:r>
      <w:r w:rsidR="00590D49">
        <w:rPr>
          <w:rFonts w:ascii="CG Omega" w:hAnsi="CG Omega"/>
        </w:rPr>
        <w:t xml:space="preserve"> </w:t>
      </w:r>
      <w:r w:rsidR="00590D49">
        <w:rPr>
          <w:rFonts w:ascii="CG Omega" w:hAnsi="CG Omega"/>
        </w:rPr>
        <w:fldChar w:fldCharType="begin"/>
      </w:r>
      <w:r w:rsidR="00590D49">
        <w:rPr>
          <w:rFonts w:ascii="CG Omega" w:hAnsi="CG Omega"/>
        </w:rPr>
        <w:instrText xml:space="preserve"> REF _Ref429467261 \r \h </w:instrText>
      </w:r>
      <w:r w:rsidR="00590D49">
        <w:rPr>
          <w:rFonts w:ascii="CG Omega" w:hAnsi="CG Omega"/>
        </w:rPr>
      </w:r>
      <w:r w:rsidR="00590D49">
        <w:rPr>
          <w:rFonts w:ascii="CG Omega" w:hAnsi="CG Omega"/>
        </w:rPr>
        <w:fldChar w:fldCharType="separate"/>
      </w:r>
      <w:r w:rsidR="00975E89">
        <w:rPr>
          <w:rFonts w:ascii="CG Omega" w:hAnsi="CG Omega"/>
        </w:rPr>
        <w:t>1.3</w:t>
      </w:r>
      <w:r w:rsidR="00590D49">
        <w:rPr>
          <w:rFonts w:ascii="CG Omega" w:hAnsi="CG Omega"/>
        </w:rPr>
        <w:fldChar w:fldCharType="end"/>
      </w:r>
      <w:r w:rsidDel="00447893">
        <w:rPr>
          <w:rFonts w:ascii="CG Omega" w:hAnsi="CG Omega"/>
        </w:rPr>
        <w:t>), si le bénéficiaire était déjà titulaire d’un plan, il peut le conserver (</w:t>
      </w:r>
      <w:hyperlink r:id="rId97" w:history="1">
        <w:r w:rsidRPr="0072100F" w:rsidDel="00447893">
          <w:rPr>
            <w:rStyle w:val="Lienhypertexte"/>
            <w:rFonts w:ascii="CG Omega" w:hAnsi="CG Omega"/>
            <w:i/>
          </w:rPr>
          <w:t>Circ. 11 juillet 1986, §43</w:t>
        </w:r>
      </w:hyperlink>
      <w:r w:rsidR="0055074F">
        <w:rPr>
          <w:rStyle w:val="Lienhypertexte"/>
          <w:rFonts w:ascii="CG Omega" w:hAnsi="CG Omega"/>
          <w:i/>
        </w:rPr>
        <w:t xml:space="preserve"> p. 9132 JORF du 24 juillet 1986</w:t>
      </w:r>
      <w:r w:rsidDel="00447893">
        <w:rPr>
          <w:rFonts w:ascii="CG Omega" w:hAnsi="CG Omega"/>
        </w:rPr>
        <w:t>).</w:t>
      </w:r>
    </w:p>
    <w:p w14:paraId="000AA744" w14:textId="77777777" w:rsidR="00447893" w:rsidRDefault="00447893" w:rsidP="007E2EBB">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p>
    <w:p w14:paraId="5BB3201C" w14:textId="77777777" w:rsidR="00276AF1" w:rsidRPr="00276AF1" w:rsidRDefault="00276AF1" w:rsidP="00276AF1">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sidRPr="00276AF1">
        <w:rPr>
          <w:rFonts w:ascii="CG Omega" w:hAnsi="CG Omega"/>
        </w:rPr>
        <w:t xml:space="preserve">En principe, le contrat de plan épargne logement doit être considéré comme résilié au décès du souscripteur. Les textes réglementaires ne sont toutefois pas totalement explicites sur ce point et la superposition de textes de valeur juridique inégale pour les préciser a donné lieu à des règles très complexes et à la mise en place de pratiques bancaires différentes selon les établissements de crédit pour des situations identiques. </w:t>
      </w:r>
    </w:p>
    <w:p w14:paraId="01E3A978" w14:textId="20DFF322" w:rsidR="00276AF1" w:rsidRPr="00276AF1" w:rsidRDefault="00276AF1" w:rsidP="00276AF1">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p>
    <w:p w14:paraId="15E90529" w14:textId="6EE94D66" w:rsidR="00276AF1" w:rsidRPr="00276AF1" w:rsidRDefault="00276AF1" w:rsidP="00276AF1">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sidRPr="00276AF1">
        <w:rPr>
          <w:rFonts w:ascii="CG Omega" w:hAnsi="CG Omega"/>
        </w:rPr>
        <w:t>S’agissant des</w:t>
      </w:r>
      <w:r w:rsidRPr="00276AF1">
        <w:rPr>
          <w:rFonts w:ascii="CG Omega" w:hAnsi="CG Omega"/>
          <w:b/>
          <w:bCs/>
        </w:rPr>
        <w:t xml:space="preserve"> </w:t>
      </w:r>
      <w:r w:rsidRPr="00276AF1">
        <w:rPr>
          <w:rFonts w:ascii="CG Omega" w:hAnsi="CG Omega"/>
        </w:rPr>
        <w:t xml:space="preserve">PEL échus à la date du décès du titulaire, un courrier de la Direction du Trésor du 17 janvier 2005 apporte une précision à la circulaire du 23 avril 1992 en disant qu’en un tel cas (PEL échu au moment du décès),  le PEL « prend fin de plein droit ». </w:t>
      </w:r>
    </w:p>
    <w:p w14:paraId="50043F98" w14:textId="5B8C8BEC" w:rsidR="00043325" w:rsidRDefault="00276AF1" w:rsidP="00276AF1">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sidRPr="00276AF1">
        <w:rPr>
          <w:rFonts w:ascii="CG Omega" w:hAnsi="CG Omega"/>
        </w:rPr>
        <w:t xml:space="preserve">De ce qui précède, et en l’état actuel de la règlementation, le PEL ayant pris fin de plein droit ne peut pas être transféré au profit du légataire, sachant que </w:t>
      </w:r>
      <w:r>
        <w:rPr>
          <w:rFonts w:ascii="CG Omega" w:hAnsi="CG Omega"/>
        </w:rPr>
        <w:t>l’établissement de crédit peut communiquer à son client</w:t>
      </w:r>
      <w:r w:rsidR="004C5C66">
        <w:rPr>
          <w:rFonts w:ascii="CG Omega" w:hAnsi="CG Omega"/>
        </w:rPr>
        <w:t>, le cas échéant,</w:t>
      </w:r>
      <w:r w:rsidRPr="00276AF1">
        <w:rPr>
          <w:rFonts w:ascii="CG Omega" w:hAnsi="CG Omega"/>
        </w:rPr>
        <w:t xml:space="preserve"> la lettre précitée du </w:t>
      </w:r>
      <w:r w:rsidR="004B6864">
        <w:rPr>
          <w:rFonts w:ascii="CG Omega" w:hAnsi="CG Omega"/>
        </w:rPr>
        <w:t xml:space="preserve">Trésor qui </w:t>
      </w:r>
      <w:r w:rsidR="004B6864" w:rsidRPr="001D0AC3">
        <w:rPr>
          <w:rFonts w:ascii="CG Omega" w:hAnsi="CG Omega"/>
        </w:rPr>
        <w:t>figure</w:t>
      </w:r>
      <w:r w:rsidR="00100D2B" w:rsidRPr="001D0AC3">
        <w:rPr>
          <w:rFonts w:ascii="CG Omega" w:hAnsi="CG Omega"/>
        </w:rPr>
        <w:t xml:space="preserve"> en </w:t>
      </w:r>
      <w:r w:rsidR="00A60288">
        <w:rPr>
          <w:rFonts w:ascii="CG Omega" w:hAnsi="CG Omega"/>
        </w:rPr>
        <w:fldChar w:fldCharType="begin"/>
      </w:r>
      <w:r w:rsidR="00A60288" w:rsidRPr="001D0AC3">
        <w:rPr>
          <w:rFonts w:ascii="CG Omega" w:hAnsi="CG Omega"/>
        </w:rPr>
        <w:instrText xml:space="preserve"> REF _Ref430598245 \h </w:instrText>
      </w:r>
      <w:r w:rsidR="001D0AC3" w:rsidRPr="001D0AC3">
        <w:rPr>
          <w:rFonts w:ascii="CG Omega" w:hAnsi="CG Omega"/>
        </w:rPr>
        <w:instrText xml:space="preserve"> \* MERGEFORMAT </w:instrText>
      </w:r>
      <w:r w:rsidR="00A60288">
        <w:rPr>
          <w:rFonts w:ascii="CG Omega" w:hAnsi="CG Omega"/>
        </w:rPr>
      </w:r>
      <w:r w:rsidR="00A60288">
        <w:rPr>
          <w:rFonts w:ascii="CG Omega" w:hAnsi="CG Omega"/>
        </w:rPr>
        <w:fldChar w:fldCharType="separate"/>
      </w:r>
      <w:r w:rsidR="00975E89" w:rsidRPr="00975E89">
        <w:t>ANNEXE I.</w:t>
      </w:r>
      <w:r w:rsidR="00975E89" w:rsidRPr="00BF17D4">
        <w:rPr>
          <w:b/>
        </w:rPr>
        <w:t xml:space="preserve"> </w:t>
      </w:r>
      <w:r w:rsidR="00A60288">
        <w:rPr>
          <w:rFonts w:ascii="CG Omega" w:hAnsi="CG Omega"/>
        </w:rPr>
        <w:fldChar w:fldCharType="end"/>
      </w:r>
    </w:p>
    <w:p w14:paraId="4A7F1453" w14:textId="77777777" w:rsidR="00276AF1" w:rsidRPr="00043325" w:rsidRDefault="00276AF1" w:rsidP="00276AF1">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p>
    <w:p w14:paraId="4E08852E" w14:textId="083B9E1B" w:rsidR="00043325" w:rsidRPr="00276AF1" w:rsidRDefault="00043325" w:rsidP="00043325">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b/>
        </w:rPr>
      </w:pPr>
      <w:r w:rsidRPr="00276AF1">
        <w:rPr>
          <w:rFonts w:ascii="CG Omega" w:hAnsi="CG Omega"/>
          <w:b/>
        </w:rPr>
        <w:t>Une clarification des règles applicables devrait se traduire par la publication prochaine d’un arrêté.</w:t>
      </w:r>
    </w:p>
    <w:p w14:paraId="786765F6" w14:textId="77777777" w:rsidR="00BC0773" w:rsidRDefault="00BC0773" w:rsidP="00BC0773">
      <w:pPr>
        <w:pStyle w:val="Sansinterligne"/>
        <w:ind w:left="0"/>
        <w:rPr>
          <w:rFonts w:ascii="CG Omega" w:hAnsi="CG Omega"/>
        </w:rPr>
      </w:pPr>
    </w:p>
    <w:p w14:paraId="0AEA37D0" w14:textId="77777777" w:rsidR="005A5D4C" w:rsidRDefault="005A5D4C" w:rsidP="00BC0773">
      <w:pPr>
        <w:pStyle w:val="Sansinterligne"/>
        <w:ind w:left="0"/>
        <w:rPr>
          <w:rFonts w:ascii="CG Omega" w:hAnsi="CG Omega"/>
        </w:rPr>
      </w:pPr>
    </w:p>
    <w:p w14:paraId="3C29BDDB" w14:textId="77777777" w:rsidR="004A7212" w:rsidRPr="002D4D51" w:rsidRDefault="004A7212" w:rsidP="0058347B">
      <w:pPr>
        <w:pStyle w:val="Titre1"/>
        <w:numPr>
          <w:ilvl w:val="0"/>
          <w:numId w:val="13"/>
        </w:numPr>
        <w:ind w:left="431" w:hanging="431"/>
      </w:pPr>
      <w:bookmarkStart w:id="60" w:name="_Toc394930626"/>
      <w:bookmarkStart w:id="61" w:name="_Toc394930683"/>
      <w:bookmarkStart w:id="62" w:name="_Toc63177996"/>
      <w:r w:rsidRPr="0024438B">
        <w:t>Terme du compte ou du plan d’épargne-logement</w:t>
      </w:r>
      <w:bookmarkEnd w:id="60"/>
      <w:bookmarkEnd w:id="61"/>
      <w:bookmarkEnd w:id="62"/>
    </w:p>
    <w:p w14:paraId="527A9DB1" w14:textId="77777777" w:rsidR="004A7212" w:rsidRDefault="0012056D" w:rsidP="00D60B9B">
      <w:pPr>
        <w:pStyle w:val="Titre2"/>
        <w:numPr>
          <w:ilvl w:val="0"/>
          <w:numId w:val="19"/>
        </w:numPr>
      </w:pPr>
      <w:bookmarkStart w:id="63" w:name="_Toc394930627"/>
      <w:bookmarkStart w:id="64" w:name="_Toc394930684"/>
      <w:bookmarkStart w:id="65" w:name="_Ref429411708"/>
      <w:bookmarkStart w:id="66" w:name="_Ref429411941"/>
      <w:bookmarkStart w:id="67" w:name="_Ref429467489"/>
      <w:bookmarkStart w:id="68" w:name="_Toc63177997"/>
      <w:r>
        <w:t xml:space="preserve">Clôture / </w:t>
      </w:r>
      <w:r w:rsidR="004A7212" w:rsidRPr="0024438B">
        <w:t>Résiliation</w:t>
      </w:r>
      <w:bookmarkEnd w:id="63"/>
      <w:bookmarkEnd w:id="64"/>
      <w:bookmarkEnd w:id="65"/>
      <w:bookmarkEnd w:id="66"/>
      <w:bookmarkEnd w:id="67"/>
      <w:bookmarkEnd w:id="68"/>
    </w:p>
    <w:p w14:paraId="45006E16" w14:textId="77777777" w:rsidR="002E1646" w:rsidRPr="002D4D51" w:rsidRDefault="002E1646" w:rsidP="00D60B9B">
      <w:pPr>
        <w:pStyle w:val="Titre2"/>
      </w:pPr>
    </w:p>
    <w:p w14:paraId="3C8C1337" w14:textId="44E8E955" w:rsidR="004A7212" w:rsidRDefault="00D86D7D" w:rsidP="005F1CF1">
      <w:pPr>
        <w:pStyle w:val="Sansinterligne"/>
        <w:numPr>
          <w:ilvl w:val="0"/>
          <w:numId w:val="9"/>
        </w:numPr>
        <w:pBdr>
          <w:top w:val="single" w:sz="4" w:space="1" w:color="auto"/>
          <w:left w:val="single" w:sz="4" w:space="23" w:color="auto"/>
          <w:bottom w:val="single" w:sz="4" w:space="1" w:color="auto"/>
          <w:right w:val="single" w:sz="4" w:space="4" w:color="auto"/>
        </w:pBdr>
        <w:rPr>
          <w:rFonts w:ascii="CG Omega" w:hAnsi="CG Omega"/>
        </w:rPr>
      </w:pPr>
      <w:r w:rsidRPr="00110B1B">
        <w:rPr>
          <w:rFonts w:ascii="CG Omega" w:hAnsi="CG Omega"/>
          <w:b/>
        </w:rPr>
        <w:t>CEL</w:t>
      </w:r>
      <w:r>
        <w:rPr>
          <w:rFonts w:ascii="CG Omega" w:hAnsi="CG Omega"/>
        </w:rPr>
        <w:t xml:space="preserve"> : </w:t>
      </w:r>
      <w:r w:rsidR="00725D59">
        <w:rPr>
          <w:rFonts w:ascii="CG Omega" w:hAnsi="CG Omega"/>
        </w:rPr>
        <w:t xml:space="preserve">Comme n’importe quel compte, le CEL peut être clôturé à tout moment par son titulaire. </w:t>
      </w:r>
      <w:r w:rsidR="007459CE">
        <w:rPr>
          <w:rFonts w:ascii="CG Omega" w:hAnsi="CG Omega"/>
        </w:rPr>
        <w:t>En outre, l</w:t>
      </w:r>
      <w:r w:rsidR="00725D59">
        <w:rPr>
          <w:rFonts w:ascii="CG Omega" w:hAnsi="CG Omega"/>
        </w:rPr>
        <w:t xml:space="preserve">e non-respect du </w:t>
      </w:r>
      <w:r w:rsidR="007459CE">
        <w:rPr>
          <w:rFonts w:ascii="CG Omega" w:hAnsi="CG Omega"/>
        </w:rPr>
        <w:t xml:space="preserve">solde minimal de 300 € </w:t>
      </w:r>
      <w:r w:rsidR="00725D59">
        <w:rPr>
          <w:rFonts w:ascii="CG Omega" w:hAnsi="CG Omega"/>
        </w:rPr>
        <w:t>entraîne la clôture automatique du compte (</w:t>
      </w:r>
      <w:hyperlink r:id="rId98" w:history="1">
        <w:r w:rsidR="00725D59" w:rsidRPr="000E66C6">
          <w:rPr>
            <w:rStyle w:val="Lienhypertexte"/>
            <w:rFonts w:ascii="CG Omega" w:hAnsi="CG Omega"/>
            <w:i/>
          </w:rPr>
          <w:t xml:space="preserve">CCH, art. </w:t>
        </w:r>
        <w:r w:rsidR="00725D59" w:rsidRPr="001A4E38">
          <w:rPr>
            <w:rStyle w:val="Lienhypertexte"/>
            <w:rFonts w:ascii="CG Omega" w:hAnsi="CG Omega"/>
            <w:i/>
          </w:rPr>
          <w:t>R. 315-3, al. 3</w:t>
        </w:r>
      </w:hyperlink>
      <w:r w:rsidR="00725D59" w:rsidRPr="001A4E38">
        <w:rPr>
          <w:rFonts w:ascii="CG Omega" w:hAnsi="CG Omega"/>
        </w:rPr>
        <w:t>).</w:t>
      </w:r>
      <w:r w:rsidR="001A4E38" w:rsidRPr="001A4E38">
        <w:rPr>
          <w:rFonts w:ascii="CG Omega" w:hAnsi="CG Omega"/>
        </w:rPr>
        <w:t>Dans les deux cas de clôture, les</w:t>
      </w:r>
      <w:r w:rsidR="001A4E38" w:rsidRPr="001A4E38">
        <w:t xml:space="preserve"> </w:t>
      </w:r>
      <w:r w:rsidR="001A4E38" w:rsidRPr="001A4E38">
        <w:rPr>
          <w:rFonts w:ascii="CG Omega" w:hAnsi="CG Omega"/>
        </w:rPr>
        <w:t>fonds déposés ainsi que les intérêt</w:t>
      </w:r>
      <w:r w:rsidR="001A4E38" w:rsidRPr="006A0F0F">
        <w:rPr>
          <w:rFonts w:ascii="CG Omega" w:hAnsi="CG Omega"/>
        </w:rPr>
        <w:t>s décomptés jusqu’au retrait</w:t>
      </w:r>
      <w:r w:rsidR="001A4E38" w:rsidRPr="001A4E38">
        <w:rPr>
          <w:rFonts w:ascii="CG Omega" w:hAnsi="CG Omega"/>
        </w:rPr>
        <w:t xml:space="preserve"> sont restitués.</w:t>
      </w:r>
    </w:p>
    <w:p w14:paraId="64C9FAEC" w14:textId="77777777" w:rsidR="00681679" w:rsidRDefault="00681679" w:rsidP="00681679">
      <w:pPr>
        <w:pStyle w:val="Sansinterligne"/>
        <w:rPr>
          <w:rFonts w:ascii="CG Omega" w:hAnsi="CG Omega"/>
        </w:rPr>
      </w:pPr>
    </w:p>
    <w:p w14:paraId="33AC16B0" w14:textId="30E785C3" w:rsidR="00830B14" w:rsidRDefault="00D86D7D" w:rsidP="009557FE">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sidRPr="00110B1B">
        <w:rPr>
          <w:rFonts w:ascii="CG Omega" w:hAnsi="CG Omega"/>
          <w:b/>
        </w:rPr>
        <w:t>PEL</w:t>
      </w:r>
      <w:r>
        <w:rPr>
          <w:rFonts w:ascii="CG Omega" w:hAnsi="CG Omega"/>
        </w:rPr>
        <w:t xml:space="preserve"> : </w:t>
      </w:r>
      <w:r w:rsidR="002C5E21" w:rsidRPr="00B64FA1">
        <w:rPr>
          <w:rFonts w:ascii="CG Omega" w:hAnsi="CG Omega"/>
        </w:rPr>
        <w:t xml:space="preserve">En cas de non-respect des engagements contractuels pris par le souscripteur, le </w:t>
      </w:r>
      <w:r w:rsidR="00396C72">
        <w:rPr>
          <w:rFonts w:ascii="CG Omega" w:hAnsi="CG Omega"/>
        </w:rPr>
        <w:t xml:space="preserve">contrat de souscription du </w:t>
      </w:r>
      <w:r w:rsidR="002C5E21" w:rsidRPr="00B64FA1">
        <w:rPr>
          <w:rFonts w:ascii="CG Omega" w:hAnsi="CG Omega"/>
        </w:rPr>
        <w:t>PEL est résilié de plein droit. C’est le cas</w:t>
      </w:r>
      <w:r w:rsidR="00B64FA1" w:rsidRPr="00B64FA1">
        <w:rPr>
          <w:rFonts w:ascii="CG Omega" w:hAnsi="CG Omega"/>
        </w:rPr>
        <w:t> </w:t>
      </w:r>
      <w:r w:rsidR="001A4E38">
        <w:rPr>
          <w:rFonts w:ascii="CG Omega" w:hAnsi="CG Omega"/>
        </w:rPr>
        <w:t xml:space="preserve">notamment </w:t>
      </w:r>
      <w:r w:rsidR="002C5E21" w:rsidRPr="00830B14">
        <w:rPr>
          <w:rFonts w:ascii="CG Omega" w:hAnsi="CG Omega"/>
        </w:rPr>
        <w:t>lorsque le total des versements d’une année est i</w:t>
      </w:r>
      <w:r w:rsidR="00B64FA1" w:rsidRPr="00830B14">
        <w:rPr>
          <w:rFonts w:ascii="CG Omega" w:hAnsi="CG Omega"/>
        </w:rPr>
        <w:t>nférieur à 540</w:t>
      </w:r>
      <w:r w:rsidR="00807AD2">
        <w:rPr>
          <w:rFonts w:ascii="CG Omega" w:hAnsi="CG Omega"/>
        </w:rPr>
        <w:t> </w:t>
      </w:r>
      <w:r w:rsidR="00B64FA1" w:rsidRPr="00830B14">
        <w:rPr>
          <w:rFonts w:ascii="CG Omega" w:hAnsi="CG Omega"/>
        </w:rPr>
        <w:t xml:space="preserve">€ (voir </w:t>
      </w:r>
      <w:r w:rsidR="00590D49">
        <w:rPr>
          <w:rFonts w:ascii="CG Omega" w:hAnsi="CG Omega"/>
        </w:rPr>
        <w:fldChar w:fldCharType="begin"/>
      </w:r>
      <w:r w:rsidR="00590D49">
        <w:rPr>
          <w:rFonts w:ascii="CG Omega" w:hAnsi="CG Omega"/>
        </w:rPr>
        <w:instrText xml:space="preserve"> REF _Ref429467304 \r \h </w:instrText>
      </w:r>
      <w:r w:rsidR="00590D49">
        <w:rPr>
          <w:rFonts w:ascii="CG Omega" w:hAnsi="CG Omega"/>
        </w:rPr>
      </w:r>
      <w:r w:rsidR="00590D49">
        <w:rPr>
          <w:rFonts w:ascii="CG Omega" w:hAnsi="CG Omega"/>
        </w:rPr>
        <w:fldChar w:fldCharType="separate"/>
      </w:r>
      <w:r w:rsidR="00975E89">
        <w:rPr>
          <w:rFonts w:ascii="CG Omega" w:hAnsi="CG Omega"/>
        </w:rPr>
        <w:t>2.1</w:t>
      </w:r>
      <w:r w:rsidR="00590D49">
        <w:rPr>
          <w:rFonts w:ascii="CG Omega" w:hAnsi="CG Omega"/>
        </w:rPr>
        <w:fldChar w:fldCharType="end"/>
      </w:r>
      <w:r w:rsidR="00B64FA1" w:rsidRPr="00830B14">
        <w:rPr>
          <w:rFonts w:ascii="CG Omega" w:hAnsi="CG Omega"/>
        </w:rPr>
        <w:t>)</w:t>
      </w:r>
      <w:r w:rsidR="00830B14">
        <w:rPr>
          <w:rFonts w:ascii="CG Omega" w:hAnsi="CG Omega"/>
        </w:rPr>
        <w:t xml:space="preserve"> ou </w:t>
      </w:r>
      <w:r w:rsidR="002C5E21" w:rsidRPr="00830B14">
        <w:rPr>
          <w:rFonts w:ascii="CG Omega" w:hAnsi="CG Omega"/>
        </w:rPr>
        <w:t xml:space="preserve">lorsque les sommes </w:t>
      </w:r>
      <w:r w:rsidR="00064030" w:rsidRPr="00830B14">
        <w:rPr>
          <w:rFonts w:ascii="CG Omega" w:hAnsi="CG Omega"/>
        </w:rPr>
        <w:t xml:space="preserve">inscrites au crédit du plan font l’objet d’un retrait total ou partiel </w:t>
      </w:r>
      <w:r w:rsidR="005A1C1B">
        <w:rPr>
          <w:rFonts w:ascii="CG Omega" w:hAnsi="CG Omega"/>
        </w:rPr>
        <w:t>avant</w:t>
      </w:r>
      <w:r w:rsidR="00830B14" w:rsidRPr="00830B14">
        <w:rPr>
          <w:rFonts w:ascii="CG Omega" w:hAnsi="CG Omega"/>
        </w:rPr>
        <w:t xml:space="preserve"> l’</w:t>
      </w:r>
      <w:r w:rsidR="00823DD3">
        <w:rPr>
          <w:rFonts w:ascii="CG Omega" w:hAnsi="CG Omega"/>
        </w:rPr>
        <w:t xml:space="preserve">arrivée du terme du plan </w:t>
      </w:r>
      <w:r w:rsidR="00EB7112">
        <w:rPr>
          <w:rFonts w:ascii="CG Omega" w:hAnsi="CG Omega"/>
        </w:rPr>
        <w:t>(</w:t>
      </w:r>
      <w:hyperlink r:id="rId99" w:history="1">
        <w:r w:rsidR="00823DD3" w:rsidRPr="000E66C6">
          <w:rPr>
            <w:rStyle w:val="Lienhypertexte"/>
            <w:rFonts w:ascii="CG Omega" w:hAnsi="CG Omega"/>
            <w:i/>
          </w:rPr>
          <w:t>CCH, art. R. 315-31</w:t>
        </w:r>
      </w:hyperlink>
      <w:r w:rsidR="00823DD3">
        <w:rPr>
          <w:rFonts w:ascii="CG Omega" w:hAnsi="CG Omega"/>
        </w:rPr>
        <w:t>).</w:t>
      </w:r>
    </w:p>
    <w:p w14:paraId="50C8FB28" w14:textId="6F61CBCA" w:rsidR="00EC1447" w:rsidRDefault="001A4E38" w:rsidP="009557FE">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Toutefois, l</w:t>
      </w:r>
      <w:r w:rsidR="00EC1447">
        <w:rPr>
          <w:rFonts w:ascii="CG Omega" w:hAnsi="CG Omega"/>
        </w:rPr>
        <w:t>’établissement gestionnaire du PEL n’est pas en droit de clôturer unilatéralement un PEL pour couvrir la situation débitrice du compte de dépôt de son titulaire (</w:t>
      </w:r>
      <w:proofErr w:type="spellStart"/>
      <w:r w:rsidR="009D41D3">
        <w:fldChar w:fldCharType="begin"/>
      </w:r>
      <w:r w:rsidR="009D41D3">
        <w:instrText xml:space="preserve"> HYPERLINK "http://www.legifrance.gouv.fr/affichJuriJudi.do?oldAction=rechJuriJudi&amp;idTexte=JURITEXT000007050719&amp;fastReqId=1553478316&amp;fastPos=1" </w:instrText>
      </w:r>
      <w:r w:rsidR="009D41D3">
        <w:fldChar w:fldCharType="separate"/>
      </w:r>
      <w:r w:rsidR="00EC1447" w:rsidRPr="00917FCF">
        <w:rPr>
          <w:rStyle w:val="Lienhypertexte"/>
          <w:rFonts w:ascii="CG Omega" w:hAnsi="CG Omega"/>
          <w:i/>
        </w:rPr>
        <w:t>Cass</w:t>
      </w:r>
      <w:proofErr w:type="spellEnd"/>
      <w:r w:rsidR="00EC1447" w:rsidRPr="00917FCF">
        <w:rPr>
          <w:rStyle w:val="Lienhypertexte"/>
          <w:rFonts w:ascii="CG Omega" w:hAnsi="CG Omega"/>
          <w:i/>
        </w:rPr>
        <w:t>. com., 22 novembre 2005, n°04-14.142</w:t>
      </w:r>
      <w:r w:rsidR="009D41D3">
        <w:rPr>
          <w:rStyle w:val="Lienhypertexte"/>
          <w:rFonts w:ascii="CG Omega" w:hAnsi="CG Omega"/>
          <w:i/>
        </w:rPr>
        <w:fldChar w:fldCharType="end"/>
      </w:r>
      <w:r w:rsidR="00EC1447">
        <w:rPr>
          <w:rFonts w:ascii="CG Omega" w:hAnsi="CG Omega"/>
        </w:rPr>
        <w:t>).</w:t>
      </w:r>
    </w:p>
    <w:p w14:paraId="495816F5" w14:textId="6ADA586B" w:rsidR="00EB7112" w:rsidRDefault="00EB7112" w:rsidP="009557FE">
      <w:pPr>
        <w:pStyle w:val="Sansinterligne"/>
        <w:pBdr>
          <w:top w:val="thinThickLargeGap" w:sz="24" w:space="1" w:color="auto"/>
          <w:left w:val="thinThickLargeGap" w:sz="24" w:space="4" w:color="auto"/>
          <w:bottom w:val="thickThinLargeGap" w:sz="24" w:space="1" w:color="auto"/>
          <w:right w:val="thickThinLargeGap" w:sz="24" w:space="4" w:color="auto"/>
        </w:pBdr>
        <w:tabs>
          <w:tab w:val="left" w:pos="2085"/>
        </w:tabs>
        <w:ind w:left="11"/>
        <w:rPr>
          <w:rFonts w:ascii="CG Omega" w:hAnsi="CG Omega"/>
        </w:rPr>
      </w:pPr>
    </w:p>
    <w:p w14:paraId="53757E48" w14:textId="5D175275" w:rsidR="00396C72" w:rsidRDefault="00396C72"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Pr>
          <w:rFonts w:ascii="CG Omega" w:hAnsi="CG Omega"/>
        </w:rPr>
        <w:t xml:space="preserve">Lorsque le contrat de souscription du PEL est résilié, deux solutions s’offrent au souscripteur : soit le retrait des sommes déposées au titre du PEL, soit la transformation de son PEL en CEL (voir </w:t>
      </w:r>
      <w:r w:rsidR="00590D49">
        <w:rPr>
          <w:rFonts w:ascii="CG Omega" w:hAnsi="CG Omega"/>
        </w:rPr>
        <w:fldChar w:fldCharType="begin"/>
      </w:r>
      <w:r w:rsidR="00590D49">
        <w:rPr>
          <w:rFonts w:ascii="CG Omega" w:hAnsi="CG Omega"/>
        </w:rPr>
        <w:instrText xml:space="preserve"> REF _Ref429467344 \r \h </w:instrText>
      </w:r>
      <w:r w:rsidR="00590D49">
        <w:rPr>
          <w:rFonts w:ascii="CG Omega" w:hAnsi="CG Omega"/>
        </w:rPr>
      </w:r>
      <w:r w:rsidR="00590D49">
        <w:rPr>
          <w:rFonts w:ascii="CG Omega" w:hAnsi="CG Omega"/>
        </w:rPr>
        <w:fldChar w:fldCharType="separate"/>
      </w:r>
      <w:r w:rsidR="00975E89">
        <w:rPr>
          <w:rFonts w:ascii="CG Omega" w:hAnsi="CG Omega"/>
        </w:rPr>
        <w:t>4.2</w:t>
      </w:r>
      <w:r w:rsidR="00590D49">
        <w:rPr>
          <w:rFonts w:ascii="CG Omega" w:hAnsi="CG Omega"/>
        </w:rPr>
        <w:fldChar w:fldCharType="end"/>
      </w:r>
      <w:r>
        <w:rPr>
          <w:rFonts w:ascii="CG Omega" w:hAnsi="CG Omega"/>
        </w:rPr>
        <w:t>).</w:t>
      </w:r>
    </w:p>
    <w:p w14:paraId="4FFB2B28" w14:textId="77777777" w:rsidR="00DE62A1" w:rsidRDefault="00DE62A1"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p>
    <w:p w14:paraId="3FF5C2A2" w14:textId="7E4E47DD" w:rsidR="001A4E38" w:rsidRDefault="00396C72"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Pr>
          <w:rFonts w:ascii="CG Omega" w:hAnsi="CG Omega"/>
        </w:rPr>
        <w:t>S’il choisit de retirer les sommes</w:t>
      </w:r>
      <w:r w:rsidR="009140A1">
        <w:rPr>
          <w:rFonts w:ascii="CG Omega" w:hAnsi="CG Omega"/>
        </w:rPr>
        <w:t xml:space="preserve"> sur le PEL, </w:t>
      </w:r>
      <w:r w:rsidR="004E7325">
        <w:rPr>
          <w:rFonts w:ascii="CG Omega" w:hAnsi="CG Omega"/>
        </w:rPr>
        <w:t xml:space="preserve">le souscripteur perd </w:t>
      </w:r>
      <w:r w:rsidR="004E7325" w:rsidRPr="001A4E38">
        <w:rPr>
          <w:rFonts w:ascii="CG Omega" w:hAnsi="CG Omega"/>
        </w:rPr>
        <w:t>le bénéfice du droit à prêt et à prime</w:t>
      </w:r>
      <w:r w:rsidR="004E7325">
        <w:rPr>
          <w:rFonts w:ascii="CG Omega" w:hAnsi="CG Omega"/>
        </w:rPr>
        <w:t xml:space="preserve"> lorsque la résiliation intervient dans les trois premières années du PEL. L</w:t>
      </w:r>
      <w:r w:rsidR="009140A1">
        <w:rPr>
          <w:rFonts w:ascii="CG Omega" w:hAnsi="CG Omega"/>
        </w:rPr>
        <w:t>es intérêts versés au souscripteur sont évalués par application à l’ensemble des dépôts</w:t>
      </w:r>
      <w:r w:rsidR="001A4E38">
        <w:rPr>
          <w:rFonts w:ascii="CG Omega" w:hAnsi="CG Omega"/>
        </w:rPr>
        <w:t> :</w:t>
      </w:r>
    </w:p>
    <w:p w14:paraId="52388902" w14:textId="67E58BE1" w:rsidR="001A4E38" w:rsidRDefault="001A4E38"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Pr>
          <w:rFonts w:ascii="CG Omega" w:hAnsi="CG Omega"/>
        </w:rPr>
        <w:t xml:space="preserve">- </w:t>
      </w:r>
      <w:r w:rsidR="009140A1">
        <w:rPr>
          <w:rFonts w:ascii="CG Omega" w:hAnsi="CG Omega"/>
        </w:rPr>
        <w:t>du taux en vigueur en matière de CEL à la date de résiliation, lorsque celle-ci intervient moins de 2 ans après la date de versement du dépôt initial</w:t>
      </w:r>
      <w:r w:rsidR="002A00CF" w:rsidRPr="002A00CF">
        <w:rPr>
          <w:rFonts w:ascii="CG Omega" w:hAnsi="CG Omega"/>
        </w:rPr>
        <w:t xml:space="preserve"> </w:t>
      </w:r>
      <w:r w:rsidR="002A00CF" w:rsidRPr="001A4E38">
        <w:rPr>
          <w:rFonts w:ascii="CG Omega" w:hAnsi="CG Omega"/>
        </w:rPr>
        <w:t>(jour du 2</w:t>
      </w:r>
      <w:r w:rsidR="002A00CF" w:rsidRPr="001A4E38">
        <w:rPr>
          <w:rFonts w:ascii="CG Omega" w:hAnsi="CG Omega"/>
          <w:vertAlign w:val="superscript"/>
        </w:rPr>
        <w:t>ème</w:t>
      </w:r>
      <w:r w:rsidR="002A00CF" w:rsidRPr="001A4E38">
        <w:rPr>
          <w:rFonts w:ascii="CG Omega" w:hAnsi="CG Omega"/>
        </w:rPr>
        <w:t xml:space="preserve"> anniversaire inclus)</w:t>
      </w:r>
      <w:r>
        <w:rPr>
          <w:rFonts w:ascii="CG Omega" w:hAnsi="CG Omega"/>
        </w:rPr>
        <w:t> ;</w:t>
      </w:r>
    </w:p>
    <w:p w14:paraId="737A4B1F" w14:textId="77777777" w:rsidR="00422ADA" w:rsidRDefault="009140A1"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pPr>
      <w:r w:rsidRPr="001A4E38">
        <w:rPr>
          <w:rFonts w:ascii="CG Omega" w:hAnsi="CG Omega"/>
        </w:rPr>
        <w:t xml:space="preserve"> </w:t>
      </w:r>
      <w:r w:rsidR="001A4E38">
        <w:rPr>
          <w:rFonts w:ascii="CG Omega" w:hAnsi="CG Omega"/>
        </w:rPr>
        <w:t xml:space="preserve">- </w:t>
      </w:r>
      <w:r w:rsidRPr="001A4E38">
        <w:rPr>
          <w:rFonts w:ascii="CG Omega" w:hAnsi="CG Omega"/>
        </w:rPr>
        <w:t>du taux fixé par le contrat, lorsque la résiliation intervient plus de 2 ans après la date de versement du dépôt initial (</w:t>
      </w:r>
      <w:hyperlink r:id="rId100" w:history="1">
        <w:r w:rsidRPr="001A4E38">
          <w:rPr>
            <w:rStyle w:val="Lienhypertexte"/>
            <w:rFonts w:ascii="CG Omega" w:hAnsi="CG Omega"/>
            <w:i/>
          </w:rPr>
          <w:t>CCH, art. R. 315-32, a</w:t>
        </w:r>
      </w:hyperlink>
      <w:r w:rsidRPr="001A4E38">
        <w:rPr>
          <w:rFonts w:ascii="CG Omega" w:hAnsi="CG Omega"/>
        </w:rPr>
        <w:t>).</w:t>
      </w:r>
      <w:r w:rsidR="004E7325" w:rsidRPr="004E7325">
        <w:t xml:space="preserve"> </w:t>
      </w:r>
    </w:p>
    <w:p w14:paraId="75757CE9" w14:textId="77777777" w:rsidR="00422ADA" w:rsidRDefault="00422ADA"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pPr>
    </w:p>
    <w:p w14:paraId="47C3328C" w14:textId="77777777" w:rsidR="00422ADA" w:rsidRDefault="004E7325"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Pr>
          <w:rFonts w:ascii="CG Omega" w:hAnsi="CG Omega"/>
        </w:rPr>
        <w:t>D</w:t>
      </w:r>
      <w:r w:rsidRPr="004E7325">
        <w:rPr>
          <w:rFonts w:ascii="CG Omega" w:hAnsi="CG Omega"/>
        </w:rPr>
        <w:t>ans le cas d’un retrait des f</w:t>
      </w:r>
      <w:r>
        <w:rPr>
          <w:rFonts w:ascii="CG Omega" w:hAnsi="CG Omega"/>
        </w:rPr>
        <w:t xml:space="preserve">onds au cours de la 4ème année, le souscripteur ne perd pas </w:t>
      </w:r>
      <w:r w:rsidRPr="001A4E38">
        <w:rPr>
          <w:rFonts w:ascii="CG Omega" w:hAnsi="CG Omega"/>
        </w:rPr>
        <w:t>le bénéfice du droit à prêt</w:t>
      </w:r>
      <w:r w:rsidRPr="004E7325">
        <w:rPr>
          <w:rFonts w:ascii="CG Omega" w:hAnsi="CG Omega"/>
        </w:rPr>
        <w:t xml:space="preserve"> mais les intérêts pris en compte pour la détermination du montant du prêt sont arrêtés au terme de la troisième année. </w:t>
      </w:r>
      <w:r>
        <w:rPr>
          <w:rFonts w:ascii="CG Omega" w:hAnsi="CG Omega"/>
        </w:rPr>
        <w:t>L</w:t>
      </w:r>
      <w:r w:rsidRPr="004E7325">
        <w:rPr>
          <w:rFonts w:ascii="CG Omega" w:hAnsi="CG Omega"/>
        </w:rPr>
        <w:t xml:space="preserve">e montant de la </w:t>
      </w:r>
      <w:r>
        <w:rPr>
          <w:rFonts w:ascii="CG Omega" w:hAnsi="CG Omega"/>
        </w:rPr>
        <w:t>prime susceptible d’être versée,</w:t>
      </w:r>
      <w:r w:rsidRPr="004E7325">
        <w:rPr>
          <w:rFonts w:ascii="CG Omega" w:hAnsi="CG Omega"/>
        </w:rPr>
        <w:t xml:space="preserve"> arrêtée au terme de la troisième année, est réduit de moitié.</w:t>
      </w:r>
    </w:p>
    <w:p w14:paraId="3C443FA7" w14:textId="77777777" w:rsidR="00422ADA" w:rsidRDefault="00422ADA"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p>
    <w:p w14:paraId="23E0AEF4" w14:textId="214AAC22" w:rsidR="004E7325" w:rsidRDefault="00415B6A"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r w:rsidRPr="00415B6A">
        <w:rPr>
          <w:rFonts w:ascii="CG Omega" w:hAnsi="CG Omega"/>
        </w:rPr>
        <w:t>En période de prorogation, les intérêts acquis ouvrant droit à prêt ainsi que la prime d’Etat (certaine ou conditionnelle) sont arrêtés à la fin de la dernière année pleine de fonctionnement du PEL.</w:t>
      </w:r>
    </w:p>
    <w:p w14:paraId="48BA4C3F" w14:textId="77777777" w:rsidR="00422ADA" w:rsidRDefault="00422ADA" w:rsidP="002F1FFF">
      <w:pPr>
        <w:pStyle w:val="Sansinterligne"/>
        <w:pBdr>
          <w:top w:val="thinThickLargeGap" w:sz="24" w:space="1" w:color="auto"/>
          <w:left w:val="thinThickLargeGap" w:sz="24" w:space="4" w:color="auto"/>
          <w:bottom w:val="thickThinLargeGap" w:sz="24" w:space="1" w:color="auto"/>
          <w:right w:val="thickThinLargeGap" w:sz="24" w:space="4" w:color="auto"/>
        </w:pBdr>
        <w:ind w:left="11"/>
        <w:rPr>
          <w:rFonts w:ascii="CG Omega" w:hAnsi="CG Omega"/>
        </w:rPr>
      </w:pPr>
    </w:p>
    <w:p w14:paraId="2E0BFA0F" w14:textId="77777777" w:rsidR="00422ADA" w:rsidRDefault="00422ADA" w:rsidP="00E05438">
      <w:pPr>
        <w:pStyle w:val="Sansinterligne"/>
        <w:ind w:left="11"/>
        <w:rPr>
          <w:rFonts w:ascii="CG Omega" w:hAnsi="CG Omega"/>
        </w:rPr>
      </w:pPr>
    </w:p>
    <w:p w14:paraId="7A3C99A6" w14:textId="77777777" w:rsidR="002F1FFF" w:rsidRPr="004E7325" w:rsidRDefault="002F1FFF" w:rsidP="00E05438">
      <w:pPr>
        <w:pStyle w:val="Sansinterligne"/>
        <w:ind w:left="11"/>
        <w:rPr>
          <w:rFonts w:ascii="CG Omega" w:hAnsi="CG Omega"/>
        </w:rPr>
      </w:pPr>
    </w:p>
    <w:p w14:paraId="0F52AEFB" w14:textId="77777777" w:rsidR="00D60B9B" w:rsidRDefault="004A7212" w:rsidP="00D60B9B">
      <w:pPr>
        <w:pStyle w:val="Titre2"/>
        <w:numPr>
          <w:ilvl w:val="0"/>
          <w:numId w:val="19"/>
        </w:numPr>
      </w:pPr>
      <w:bookmarkStart w:id="69" w:name="_Toc394930628"/>
      <w:bookmarkStart w:id="70" w:name="_Toc394930685"/>
      <w:bookmarkStart w:id="71" w:name="_Ref429411777"/>
      <w:bookmarkStart w:id="72" w:name="_Ref429411963"/>
      <w:bookmarkStart w:id="73" w:name="_Ref429467344"/>
      <w:bookmarkStart w:id="74" w:name="_Toc63177998"/>
      <w:r w:rsidRPr="001A4E38">
        <w:t>Transformation du PEL en CEL</w:t>
      </w:r>
      <w:bookmarkEnd w:id="69"/>
      <w:bookmarkEnd w:id="70"/>
      <w:bookmarkEnd w:id="71"/>
      <w:bookmarkEnd w:id="72"/>
      <w:bookmarkEnd w:id="73"/>
      <w:bookmarkEnd w:id="74"/>
      <w:r w:rsidR="00D60B9B">
        <w:t xml:space="preserve"> </w:t>
      </w:r>
    </w:p>
    <w:p w14:paraId="720F7F17" w14:textId="1BAB7B7F" w:rsidR="004A7212" w:rsidRPr="00FC56E8" w:rsidRDefault="00DD1993" w:rsidP="006A0F0F">
      <w:r w:rsidRPr="00FC56E8">
        <w:t>V</w:t>
      </w:r>
      <w:r w:rsidR="00D60B9B" w:rsidRPr="00FC56E8">
        <w:t xml:space="preserve">oir en </w:t>
      </w:r>
      <w:r w:rsidR="00F1400F" w:rsidRPr="00FC56E8">
        <w:fldChar w:fldCharType="begin"/>
      </w:r>
      <w:r w:rsidR="00F1400F" w:rsidRPr="00FC56E8">
        <w:instrText xml:space="preserve"> REF _Ref429468017 \h </w:instrText>
      </w:r>
      <w:r w:rsidR="00FC56E8" w:rsidRPr="00FC56E8">
        <w:instrText xml:space="preserve"> \* MERGEFORMAT </w:instrText>
      </w:r>
      <w:r w:rsidR="00F1400F" w:rsidRPr="00FC56E8">
        <w:fldChar w:fldCharType="separate"/>
      </w:r>
      <w:r w:rsidR="00975E89" w:rsidRPr="00975E89">
        <w:t>ANNEXE II : Les différents cas de transformation d’un PEL en CEL</w:t>
      </w:r>
      <w:r w:rsidR="00F1400F" w:rsidRPr="00FC56E8">
        <w:fldChar w:fldCharType="end"/>
      </w:r>
      <w:r w:rsidRPr="00FC56E8">
        <w:t>.</w:t>
      </w:r>
    </w:p>
    <w:p w14:paraId="578B8021" w14:textId="77777777" w:rsidR="004A7212" w:rsidRPr="00415B6A" w:rsidRDefault="004A7212" w:rsidP="00824777">
      <w:pPr>
        <w:pStyle w:val="Sansinterligne"/>
        <w:rPr>
          <w:rFonts w:ascii="CG Omega" w:hAnsi="CG Omega"/>
        </w:rPr>
      </w:pPr>
    </w:p>
    <w:p w14:paraId="1DBF45B0" w14:textId="2A80911F" w:rsidR="001F4622" w:rsidRPr="001A4E38" w:rsidRDefault="001F4622" w:rsidP="001F419C">
      <w:pPr>
        <w:pStyle w:val="Sansinterligne"/>
        <w:ind w:left="0"/>
        <w:rPr>
          <w:rFonts w:ascii="CG Omega" w:hAnsi="CG Omega"/>
        </w:rPr>
      </w:pPr>
      <w:r w:rsidRPr="00415B6A">
        <w:rPr>
          <w:rFonts w:ascii="CG Omega" w:hAnsi="CG Omega"/>
        </w:rPr>
        <w:t>Le souscripteur d’un PEL peut demander et obtenir</w:t>
      </w:r>
      <w:r w:rsidR="001B7B13">
        <w:rPr>
          <w:rFonts w:ascii="CG Omega" w:hAnsi="CG Omega"/>
        </w:rPr>
        <w:t>,</w:t>
      </w:r>
      <w:r w:rsidRPr="00415B6A">
        <w:rPr>
          <w:rFonts w:ascii="CG Omega" w:hAnsi="CG Omega"/>
        </w:rPr>
        <w:t xml:space="preserve"> </w:t>
      </w:r>
      <w:r w:rsidR="001534ED" w:rsidRPr="002D13A3">
        <w:rPr>
          <w:rFonts w:ascii="CG Omega" w:hAnsi="CG Omega"/>
        </w:rPr>
        <w:t xml:space="preserve">à tout moment </w:t>
      </w:r>
      <w:r w:rsidR="00744FB2">
        <w:rPr>
          <w:rFonts w:ascii="CG Omega" w:hAnsi="CG Omega"/>
        </w:rPr>
        <w:t xml:space="preserve">mais au plus tard avant l’échéance initiale ou de prorogation, </w:t>
      </w:r>
      <w:r w:rsidR="001534ED" w:rsidRPr="002D13A3">
        <w:rPr>
          <w:rFonts w:ascii="CG Omega" w:hAnsi="CG Omega"/>
        </w:rPr>
        <w:t>la</w:t>
      </w:r>
      <w:r w:rsidR="001534ED" w:rsidRPr="001A4E38">
        <w:rPr>
          <w:rFonts w:ascii="CG Omega" w:hAnsi="CG Omega"/>
        </w:rPr>
        <w:t xml:space="preserve"> transformation de son plan en CEL</w:t>
      </w:r>
      <w:r w:rsidR="00D85220" w:rsidRPr="001A4E38">
        <w:rPr>
          <w:rFonts w:ascii="CG Omega" w:hAnsi="CG Omega"/>
        </w:rPr>
        <w:t xml:space="preserve"> (tant que le PEL n’est pas échu)</w:t>
      </w:r>
      <w:r w:rsidR="001534ED" w:rsidRPr="001A4E38">
        <w:rPr>
          <w:rFonts w:ascii="CG Omega" w:hAnsi="CG Omega"/>
        </w:rPr>
        <w:t>.</w:t>
      </w:r>
      <w:r w:rsidR="00C93729" w:rsidRPr="001A4E38">
        <w:rPr>
          <w:rFonts w:ascii="CG Omega" w:hAnsi="CG Omega"/>
        </w:rPr>
        <w:t xml:space="preserve"> Les intérêts acquis par le souscripteur font alors l’objet d’une nouvelle évaluation par application à l’ensemble de ses dépôts du taux en vigueur en matière de CEL à la date de la transformatio</w:t>
      </w:r>
      <w:r w:rsidR="00C93729" w:rsidRPr="004E7325">
        <w:rPr>
          <w:rFonts w:ascii="CG Omega" w:hAnsi="CG Omega"/>
        </w:rPr>
        <w:t>n (</w:t>
      </w:r>
      <w:hyperlink r:id="rId101" w:history="1">
        <w:r w:rsidR="00C93729" w:rsidRPr="001A4E38">
          <w:rPr>
            <w:rStyle w:val="Lienhypertexte"/>
            <w:rFonts w:ascii="CG Omega" w:hAnsi="CG Omega"/>
            <w:i/>
          </w:rPr>
          <w:t>CCH, art. R. 315-32, b</w:t>
        </w:r>
      </w:hyperlink>
      <w:r w:rsidR="00C93729" w:rsidRPr="001A4E38">
        <w:rPr>
          <w:rFonts w:ascii="CG Omega" w:hAnsi="CG Omega"/>
        </w:rPr>
        <w:t>)</w:t>
      </w:r>
      <w:r w:rsidR="009B6043" w:rsidRPr="001A4E38">
        <w:rPr>
          <w:rFonts w:ascii="CG Omega" w:hAnsi="CG Omega"/>
        </w:rPr>
        <w:t>, en tenant compte du rythme des versements effectués sur le PEL</w:t>
      </w:r>
      <w:r w:rsidR="00C93729" w:rsidRPr="001A4E38">
        <w:rPr>
          <w:rFonts w:ascii="CG Omega" w:hAnsi="CG Omega"/>
        </w:rPr>
        <w:t>.</w:t>
      </w:r>
    </w:p>
    <w:p w14:paraId="4DE1204B" w14:textId="77777777" w:rsidR="00C93729" w:rsidRPr="00415B6A" w:rsidRDefault="00C93729" w:rsidP="001F419C">
      <w:pPr>
        <w:pStyle w:val="Sansinterligne"/>
        <w:ind w:left="0"/>
        <w:rPr>
          <w:rFonts w:ascii="CG Omega" w:hAnsi="CG Omega"/>
        </w:rPr>
      </w:pPr>
    </w:p>
    <w:p w14:paraId="50A0AF4B" w14:textId="4A72A068" w:rsidR="009B6043" w:rsidRPr="00C93729" w:rsidRDefault="00C93729" w:rsidP="009B6043">
      <w:pPr>
        <w:pStyle w:val="Sansinterligne"/>
        <w:ind w:left="0"/>
        <w:rPr>
          <w:rFonts w:ascii="CG Omega" w:hAnsi="CG Omega"/>
        </w:rPr>
      </w:pPr>
      <w:r w:rsidRPr="00415B6A">
        <w:rPr>
          <w:rFonts w:ascii="CG Omega" w:hAnsi="CG Omega"/>
        </w:rPr>
        <w:t xml:space="preserve">Cette transformation ne peut avoir pour effet de permettre un dépassement du </w:t>
      </w:r>
      <w:r w:rsidR="00804178">
        <w:rPr>
          <w:rFonts w:ascii="CG Omega" w:hAnsi="CG Omega"/>
        </w:rPr>
        <w:t>plafond</w:t>
      </w:r>
      <w:r w:rsidRPr="00415B6A">
        <w:rPr>
          <w:rFonts w:ascii="CG Omega" w:hAnsi="CG Omega"/>
        </w:rPr>
        <w:t xml:space="preserve"> de 15</w:t>
      </w:r>
      <w:r w:rsidR="00807AD2">
        <w:rPr>
          <w:rFonts w:ascii="CG Omega" w:hAnsi="CG Omega"/>
        </w:rPr>
        <w:t> </w:t>
      </w:r>
      <w:r w:rsidRPr="00415B6A">
        <w:rPr>
          <w:rFonts w:ascii="CG Omega" w:hAnsi="CG Omega"/>
        </w:rPr>
        <w:t>300</w:t>
      </w:r>
      <w:r w:rsidR="00807AD2">
        <w:rPr>
          <w:rFonts w:ascii="CG Omega" w:hAnsi="CG Omega"/>
        </w:rPr>
        <w:t> </w:t>
      </w:r>
      <w:r w:rsidRPr="00415B6A">
        <w:rPr>
          <w:rFonts w:ascii="CG Omega" w:hAnsi="CG Omega"/>
        </w:rPr>
        <w:t>€ fixé en matière de CEL (</w:t>
      </w:r>
      <w:r w:rsidRPr="002D13A3">
        <w:rPr>
          <w:rFonts w:ascii="CG Omega" w:hAnsi="CG Omega"/>
        </w:rPr>
        <w:t>voir</w:t>
      </w:r>
      <w:r w:rsidR="00590D49">
        <w:rPr>
          <w:rFonts w:ascii="CG Omega" w:hAnsi="CG Omega"/>
        </w:rPr>
        <w:t xml:space="preserve"> </w:t>
      </w:r>
      <w:r w:rsidR="00590D49">
        <w:rPr>
          <w:rFonts w:ascii="CG Omega" w:hAnsi="CG Omega"/>
        </w:rPr>
        <w:fldChar w:fldCharType="begin"/>
      </w:r>
      <w:r w:rsidR="00590D49">
        <w:rPr>
          <w:rFonts w:ascii="CG Omega" w:hAnsi="CG Omega"/>
        </w:rPr>
        <w:instrText xml:space="preserve"> REF _Ref429467384 \r \h </w:instrText>
      </w:r>
      <w:r w:rsidR="00590D49">
        <w:rPr>
          <w:rFonts w:ascii="CG Omega" w:hAnsi="CG Omega"/>
        </w:rPr>
      </w:r>
      <w:r w:rsidR="00590D49">
        <w:rPr>
          <w:rFonts w:ascii="CG Omega" w:hAnsi="CG Omega"/>
        </w:rPr>
        <w:fldChar w:fldCharType="separate"/>
      </w:r>
      <w:r w:rsidR="00975E89">
        <w:rPr>
          <w:rFonts w:ascii="CG Omega" w:hAnsi="CG Omega"/>
        </w:rPr>
        <w:t>2.3</w:t>
      </w:r>
      <w:r w:rsidR="00590D49">
        <w:rPr>
          <w:rFonts w:ascii="CG Omega" w:hAnsi="CG Omega"/>
        </w:rPr>
        <w:fldChar w:fldCharType="end"/>
      </w:r>
      <w:r w:rsidRPr="002D13A3">
        <w:rPr>
          <w:rFonts w:ascii="CG Omega" w:hAnsi="CG Omega"/>
        </w:rPr>
        <w:t>). Dans cette éventualité, seuls font l’objet d’un transfert au CEL les intérêts calculés</w:t>
      </w:r>
      <w:r w:rsidR="00744FB2">
        <w:rPr>
          <w:rFonts w:ascii="CG Omega" w:hAnsi="CG Omega"/>
        </w:rPr>
        <w:t xml:space="preserve"> au taux du CEL</w:t>
      </w:r>
      <w:r w:rsidRPr="002D13A3">
        <w:rPr>
          <w:rFonts w:ascii="CG Omega" w:hAnsi="CG Omega"/>
        </w:rPr>
        <w:t xml:space="preserve"> sur</w:t>
      </w:r>
      <w:r w:rsidRPr="001A4E38">
        <w:rPr>
          <w:rFonts w:ascii="CG Omega" w:hAnsi="CG Omega"/>
        </w:rPr>
        <w:t xml:space="preserve"> les dépôts effectués par le souscripteur dans la limite de ce montant. Le surplus en capital et intérêts est remis à la disposition du souscripteur (</w:t>
      </w:r>
      <w:hyperlink r:id="rId102" w:history="1">
        <w:r w:rsidRPr="001A4E38">
          <w:rPr>
            <w:rStyle w:val="Lienhypertexte"/>
            <w:rFonts w:ascii="CG Omega" w:hAnsi="CG Omega"/>
            <w:i/>
          </w:rPr>
          <w:t xml:space="preserve">CCH, art. </w:t>
        </w:r>
        <w:r w:rsidR="004246B6" w:rsidRPr="001A4E38">
          <w:rPr>
            <w:rStyle w:val="Lienhypertexte"/>
            <w:rFonts w:ascii="CG Omega" w:hAnsi="CG Omega"/>
            <w:i/>
          </w:rPr>
          <w:t>R. 315-32, b</w:t>
        </w:r>
      </w:hyperlink>
      <w:r w:rsidRPr="001A4E38">
        <w:rPr>
          <w:rFonts w:ascii="CG Omega" w:hAnsi="CG Omega"/>
        </w:rPr>
        <w:t>).</w:t>
      </w:r>
      <w:r w:rsidR="009B6043" w:rsidRPr="001A4E38">
        <w:rPr>
          <w:rFonts w:ascii="CG Omega" w:hAnsi="CG Omega"/>
        </w:rPr>
        <w:t xml:space="preserve"> </w:t>
      </w:r>
      <w:r w:rsidR="009B6043" w:rsidRPr="008E7DD9">
        <w:rPr>
          <w:rFonts w:ascii="CG Omega" w:hAnsi="CG Omega"/>
        </w:rPr>
        <w:t>Ainsi, si le souscripteur du PEL n’est pas déjà titulaire d’un CEL au moment de la transformation, l’ensemble des dé</w:t>
      </w:r>
      <w:r w:rsidR="009B6043" w:rsidRPr="00067805">
        <w:rPr>
          <w:rFonts w:ascii="CG Omega" w:hAnsi="CG Omega"/>
        </w:rPr>
        <w:t>pôts réalisés sur le PEL (dans la limite de 15</w:t>
      </w:r>
      <w:r w:rsidR="00807AD2">
        <w:rPr>
          <w:rFonts w:ascii="CG Omega" w:hAnsi="CG Omega"/>
        </w:rPr>
        <w:t> </w:t>
      </w:r>
      <w:r w:rsidR="009B6043" w:rsidRPr="00067805">
        <w:rPr>
          <w:rFonts w:ascii="CG Omega" w:hAnsi="CG Omega"/>
        </w:rPr>
        <w:t>300</w:t>
      </w:r>
      <w:r w:rsidR="00807AD2">
        <w:rPr>
          <w:rFonts w:ascii="CG Omega" w:hAnsi="CG Omega"/>
        </w:rPr>
        <w:t> </w:t>
      </w:r>
      <w:r w:rsidR="009B6043" w:rsidRPr="00067805">
        <w:rPr>
          <w:rFonts w:ascii="CG Omega" w:hAnsi="CG Omega"/>
        </w:rPr>
        <w:t>€ maximum) est transféré sur le CEL, outre les intérêts sur les dépôts transférés, recalculés au taux CEL (nets de prélèvements sociaux également recalculés), le solde du CEL pouvant ainsi être supérieur à</w:t>
      </w:r>
      <w:r w:rsidR="009B6043" w:rsidRPr="00B52328">
        <w:rPr>
          <w:rFonts w:ascii="CG Omega" w:hAnsi="CG Omega"/>
        </w:rPr>
        <w:t xml:space="preserve"> 15</w:t>
      </w:r>
      <w:r w:rsidR="00807AD2">
        <w:rPr>
          <w:rFonts w:ascii="CG Omega" w:hAnsi="CG Omega"/>
        </w:rPr>
        <w:t> </w:t>
      </w:r>
      <w:r w:rsidR="009B6043" w:rsidRPr="00B52328">
        <w:rPr>
          <w:rFonts w:ascii="CG Omega" w:hAnsi="CG Omega"/>
        </w:rPr>
        <w:t>300</w:t>
      </w:r>
      <w:r w:rsidR="00807AD2">
        <w:rPr>
          <w:rFonts w:ascii="CG Omega" w:hAnsi="CG Omega"/>
        </w:rPr>
        <w:t> </w:t>
      </w:r>
      <w:r w:rsidR="009B6043" w:rsidRPr="00B52328">
        <w:rPr>
          <w:rFonts w:ascii="CG Omega" w:hAnsi="CG Omega"/>
        </w:rPr>
        <w:t xml:space="preserve">€. </w:t>
      </w:r>
    </w:p>
    <w:p w14:paraId="05FE8686" w14:textId="77777777" w:rsidR="004A7212" w:rsidRDefault="004A7212" w:rsidP="001F419C">
      <w:pPr>
        <w:pStyle w:val="Sansinterligne"/>
        <w:ind w:left="0"/>
        <w:rPr>
          <w:rFonts w:ascii="CG Omega" w:hAnsi="CG Omega"/>
        </w:rPr>
      </w:pPr>
    </w:p>
    <w:p w14:paraId="699C2348" w14:textId="38964F1B" w:rsidR="009B6043" w:rsidRPr="008A0112" w:rsidRDefault="004246B6" w:rsidP="001B7B13">
      <w:pPr>
        <w:pStyle w:val="Sansinterligne"/>
        <w:ind w:left="0"/>
        <w:rPr>
          <w:rFonts w:ascii="CG Omega" w:hAnsi="CG Omega"/>
        </w:rPr>
      </w:pPr>
      <w:r w:rsidRPr="008A0112">
        <w:rPr>
          <w:rFonts w:ascii="CG Omega" w:hAnsi="CG Omega"/>
        </w:rPr>
        <w:t xml:space="preserve">Si le souscripteur du PEL est déjà titulaire d’un CEL au moment de la transformation, les sommes déposées sur le plan </w:t>
      </w:r>
      <w:r w:rsidR="00804178" w:rsidRPr="008A0112">
        <w:rPr>
          <w:rFonts w:ascii="CG Omega" w:hAnsi="CG Omega"/>
        </w:rPr>
        <w:t xml:space="preserve">doivent </w:t>
      </w:r>
      <w:r w:rsidR="00744FB2" w:rsidRPr="008A0112">
        <w:rPr>
          <w:rFonts w:ascii="CG Omega" w:hAnsi="CG Omega"/>
        </w:rPr>
        <w:t xml:space="preserve">être </w:t>
      </w:r>
      <w:r w:rsidRPr="008A0112">
        <w:rPr>
          <w:rFonts w:ascii="CG Omega" w:hAnsi="CG Omega"/>
        </w:rPr>
        <w:t xml:space="preserve">transférées sur ce compte. Dans ce cas, le transfert est donc limité à la différence entre le montant </w:t>
      </w:r>
      <w:r w:rsidR="00804178" w:rsidRPr="008A0112">
        <w:rPr>
          <w:rFonts w:ascii="CG Omega" w:hAnsi="CG Omega"/>
        </w:rPr>
        <w:t xml:space="preserve">plafond </w:t>
      </w:r>
      <w:r w:rsidRPr="008A0112">
        <w:rPr>
          <w:rFonts w:ascii="CG Omega" w:hAnsi="CG Omega"/>
        </w:rPr>
        <w:t>du CEL (15</w:t>
      </w:r>
      <w:r w:rsidR="00807AD2">
        <w:rPr>
          <w:rFonts w:ascii="CG Omega" w:hAnsi="CG Omega"/>
        </w:rPr>
        <w:t> </w:t>
      </w:r>
      <w:r w:rsidRPr="008A0112">
        <w:rPr>
          <w:rFonts w:ascii="CG Omega" w:hAnsi="CG Omega"/>
        </w:rPr>
        <w:t>300</w:t>
      </w:r>
      <w:r w:rsidR="00807AD2">
        <w:rPr>
          <w:rFonts w:ascii="CG Omega" w:hAnsi="CG Omega"/>
        </w:rPr>
        <w:t> </w:t>
      </w:r>
      <w:r w:rsidRPr="008A0112">
        <w:rPr>
          <w:rFonts w:ascii="CG Omega" w:hAnsi="CG Omega"/>
        </w:rPr>
        <w:t>€) et le montant des sommes déjà inscrites au compte</w:t>
      </w:r>
      <w:r w:rsidR="00B34437" w:rsidRPr="008A0112">
        <w:rPr>
          <w:rFonts w:ascii="CG Omega" w:hAnsi="CG Omega"/>
        </w:rPr>
        <w:t>, le surplus étant restitué au souscripteur</w:t>
      </w:r>
      <w:r w:rsidR="00D60B9B" w:rsidRPr="008A0112">
        <w:rPr>
          <w:rFonts w:ascii="CG Omega" w:hAnsi="CG Omega"/>
        </w:rPr>
        <w:t>.</w:t>
      </w:r>
      <w:r w:rsidR="00B34437" w:rsidRPr="008A0112">
        <w:rPr>
          <w:rFonts w:ascii="CG Omega" w:hAnsi="CG Omega"/>
        </w:rPr>
        <w:t xml:space="preserve"> </w:t>
      </w:r>
      <w:r w:rsidR="001B7B13" w:rsidRPr="008A0112">
        <w:rPr>
          <w:rFonts w:ascii="CG Omega" w:hAnsi="CG Omega"/>
        </w:rPr>
        <w:t xml:space="preserve">Les intérêts afférents aux sommes transférées </w:t>
      </w:r>
      <w:r w:rsidR="00D60B9B" w:rsidRPr="008A0112">
        <w:rPr>
          <w:rFonts w:ascii="CG Omega" w:hAnsi="CG Omega"/>
        </w:rPr>
        <w:t xml:space="preserve">seront recalculés au taux du CEL et </w:t>
      </w:r>
      <w:r w:rsidR="001B7B13" w:rsidRPr="008A0112">
        <w:rPr>
          <w:rFonts w:ascii="CG Omega" w:hAnsi="CG Omega"/>
        </w:rPr>
        <w:t xml:space="preserve">également virés sur le compte </w:t>
      </w:r>
      <w:r w:rsidR="00B34437" w:rsidRPr="008A0112">
        <w:rPr>
          <w:rFonts w:ascii="CG Omega" w:hAnsi="CG Omega"/>
        </w:rPr>
        <w:t>(</w:t>
      </w:r>
      <w:hyperlink r:id="rId103" w:history="1">
        <w:r w:rsidR="00B34437" w:rsidRPr="008A0112">
          <w:rPr>
            <w:rStyle w:val="Lienhypertexte"/>
            <w:rFonts w:ascii="CG Omega" w:hAnsi="CG Omega"/>
            <w:i/>
          </w:rPr>
          <w:t>CCH, art. R. 315-33</w:t>
        </w:r>
      </w:hyperlink>
      <w:r w:rsidR="00B34437" w:rsidRPr="008A0112">
        <w:rPr>
          <w:rFonts w:ascii="CG Omega" w:hAnsi="CG Omega"/>
        </w:rPr>
        <w:t>).</w:t>
      </w:r>
      <w:r w:rsidR="009B6043" w:rsidRPr="008A0112">
        <w:rPr>
          <w:rFonts w:ascii="CG Omega" w:hAnsi="CG Omega"/>
        </w:rPr>
        <w:t xml:space="preserve"> Dans ce cas, c’est la date d’ouverture du CEL qui est retenue pour le régime de la prime d’épargne mais pour la durée minimale d’épargne nécessaire pour demander un prêt, c’est la date d’ouverture la plus ancienne (entre le CEL et le PEL) qui prévaut.</w:t>
      </w:r>
    </w:p>
    <w:p w14:paraId="26026E1B" w14:textId="6FC0F801" w:rsidR="009B6043" w:rsidRPr="00E21794" w:rsidRDefault="009B6043" w:rsidP="009B6043">
      <w:pPr>
        <w:pStyle w:val="Sansinterligne"/>
        <w:ind w:left="0"/>
        <w:rPr>
          <w:rFonts w:ascii="CG Omega" w:hAnsi="CG Omega"/>
        </w:rPr>
      </w:pPr>
    </w:p>
    <w:p w14:paraId="4646B955" w14:textId="21B98F73" w:rsidR="009B6043" w:rsidRPr="00E21794" w:rsidRDefault="009B6043" w:rsidP="009B6043">
      <w:pPr>
        <w:pStyle w:val="Sansinterligne"/>
        <w:ind w:left="0"/>
        <w:rPr>
          <w:rFonts w:ascii="CG Omega" w:hAnsi="CG Omega"/>
        </w:rPr>
      </w:pPr>
      <w:r w:rsidRPr="00E21794">
        <w:rPr>
          <w:rFonts w:ascii="CG Omega" w:hAnsi="CG Omega"/>
        </w:rPr>
        <w:t>Pour ce qui est des droits à prêts, une attestation supplémentaire de droits acquis peut être délivrée au souscripteur qui était déjà titulaire d’un CEL lors de la transformation</w:t>
      </w:r>
      <w:r w:rsidR="00DD1993" w:rsidRPr="00E21794">
        <w:rPr>
          <w:rFonts w:ascii="CG Omega" w:hAnsi="CG Omega"/>
        </w:rPr>
        <w:t xml:space="preserve">. </w:t>
      </w:r>
      <w:r w:rsidRPr="00E21794">
        <w:rPr>
          <w:rFonts w:ascii="CG Omega" w:hAnsi="CG Omega"/>
        </w:rPr>
        <w:t xml:space="preserve">Le montant de </w:t>
      </w:r>
      <w:r w:rsidRPr="00E21794">
        <w:rPr>
          <w:rFonts w:ascii="CG Omega" w:hAnsi="CG Omega"/>
        </w:rPr>
        <w:lastRenderedPageBreak/>
        <w:t>cette attestation est égal à la différence entre les intérêts produits par les versements effectués sur le PEL, dans la limite de 15</w:t>
      </w:r>
      <w:r w:rsidR="00807AD2">
        <w:rPr>
          <w:rFonts w:ascii="CG Omega" w:hAnsi="CG Omega"/>
        </w:rPr>
        <w:t> </w:t>
      </w:r>
      <w:r w:rsidRPr="00E21794">
        <w:rPr>
          <w:rFonts w:ascii="CG Omega" w:hAnsi="CG Omega"/>
        </w:rPr>
        <w:t>300</w:t>
      </w:r>
      <w:r w:rsidR="00807AD2">
        <w:rPr>
          <w:rFonts w:ascii="CG Omega" w:hAnsi="CG Omega"/>
        </w:rPr>
        <w:t> </w:t>
      </w:r>
      <w:r w:rsidRPr="00E21794">
        <w:rPr>
          <w:rFonts w:ascii="CG Omega" w:hAnsi="CG Omega"/>
        </w:rPr>
        <w:t>€ (recalculés au taux du CEL) et les intérêts effectivement transférés sur le CEL.</w:t>
      </w:r>
    </w:p>
    <w:p w14:paraId="28811E4A" w14:textId="77777777" w:rsidR="00264197" w:rsidRPr="008A0112" w:rsidRDefault="00264197" w:rsidP="001F419C">
      <w:pPr>
        <w:pStyle w:val="Sansinterligne"/>
        <w:ind w:left="0"/>
        <w:rPr>
          <w:rFonts w:ascii="CG Omega" w:hAnsi="CG Omega"/>
        </w:rPr>
      </w:pPr>
    </w:p>
    <w:p w14:paraId="7C73B8F9" w14:textId="3038CED0" w:rsidR="00DD1993" w:rsidRPr="008A0112" w:rsidRDefault="0022340A" w:rsidP="00E21794">
      <w:pPr>
        <w:pStyle w:val="Commentaire"/>
        <w:ind w:left="11"/>
        <w:rPr>
          <w:rFonts w:ascii="CG Omega" w:hAnsi="CG Omega"/>
          <w:sz w:val="22"/>
          <w:szCs w:val="22"/>
        </w:rPr>
      </w:pPr>
      <w:r w:rsidRPr="008A0112">
        <w:rPr>
          <w:rFonts w:ascii="CG Omega" w:hAnsi="CG Omega"/>
          <w:sz w:val="22"/>
          <w:szCs w:val="22"/>
        </w:rPr>
        <w:t xml:space="preserve">Si le souscripteur du PEL n’est pas titulaire d’un CEL, il </w:t>
      </w:r>
      <w:r w:rsidR="00804178" w:rsidRPr="008A0112">
        <w:rPr>
          <w:rFonts w:ascii="CG Omega" w:hAnsi="CG Omega"/>
          <w:sz w:val="22"/>
          <w:szCs w:val="22"/>
        </w:rPr>
        <w:t xml:space="preserve">doit </w:t>
      </w:r>
      <w:r w:rsidRPr="008A0112">
        <w:rPr>
          <w:rFonts w:ascii="CG Omega" w:hAnsi="CG Omega"/>
          <w:sz w:val="22"/>
          <w:szCs w:val="22"/>
        </w:rPr>
        <w:t>ouvrir un tel compte.</w:t>
      </w:r>
      <w:r w:rsidR="00DD1993" w:rsidRPr="008A0112">
        <w:rPr>
          <w:rFonts w:ascii="CG Omega" w:hAnsi="CG Omega"/>
          <w:sz w:val="22"/>
          <w:szCs w:val="22"/>
        </w:rPr>
        <w:t xml:space="preserve"> Il ne </w:t>
      </w:r>
      <w:r w:rsidR="00804178" w:rsidRPr="008A0112">
        <w:rPr>
          <w:rFonts w:ascii="CG Omega" w:hAnsi="CG Omega"/>
          <w:sz w:val="22"/>
          <w:szCs w:val="22"/>
        </w:rPr>
        <w:t xml:space="preserve">peut </w:t>
      </w:r>
      <w:r w:rsidR="00DD1993" w:rsidRPr="008A0112">
        <w:rPr>
          <w:rFonts w:ascii="CG Omega" w:hAnsi="CG Omega"/>
          <w:sz w:val="22"/>
          <w:szCs w:val="22"/>
        </w:rPr>
        <w:t>transférer sur le compte ainsi ouvert que 15</w:t>
      </w:r>
      <w:r w:rsidR="00220859">
        <w:rPr>
          <w:rFonts w:ascii="CG Omega" w:hAnsi="CG Omega"/>
          <w:sz w:val="22"/>
          <w:szCs w:val="22"/>
        </w:rPr>
        <w:t> </w:t>
      </w:r>
      <w:r w:rsidR="00DD1993" w:rsidRPr="008A0112">
        <w:rPr>
          <w:rFonts w:ascii="CG Omega" w:hAnsi="CG Omega"/>
          <w:sz w:val="22"/>
          <w:szCs w:val="22"/>
        </w:rPr>
        <w:t>300</w:t>
      </w:r>
      <w:r w:rsidR="00807AD2">
        <w:rPr>
          <w:rFonts w:ascii="CG Omega" w:hAnsi="CG Omega"/>
          <w:sz w:val="22"/>
          <w:szCs w:val="22"/>
        </w:rPr>
        <w:t> </w:t>
      </w:r>
      <w:r w:rsidR="00DD1993" w:rsidRPr="008A0112">
        <w:rPr>
          <w:rFonts w:ascii="CG Omega" w:hAnsi="CG Omega"/>
          <w:sz w:val="22"/>
          <w:szCs w:val="22"/>
        </w:rPr>
        <w:t>€ au maximum, ainsi que les intérêts correspondants, recalculés au taux du CEL.</w:t>
      </w:r>
    </w:p>
    <w:p w14:paraId="7E8C1C38" w14:textId="21354165" w:rsidR="004246B6" w:rsidRDefault="0022340A" w:rsidP="001F419C">
      <w:pPr>
        <w:pStyle w:val="Sansinterligne"/>
        <w:ind w:left="0"/>
        <w:rPr>
          <w:rFonts w:ascii="CG Omega" w:hAnsi="CG Omega"/>
        </w:rPr>
      </w:pPr>
      <w:r w:rsidRPr="008A0112">
        <w:rPr>
          <w:rFonts w:ascii="CG Omega" w:hAnsi="CG Omega"/>
        </w:rPr>
        <w:t>Le CEL est alors réputé ouvert depuis la date de souscription du plan</w:t>
      </w:r>
      <w:r w:rsidR="009B6043" w:rsidRPr="008A0112">
        <w:rPr>
          <w:rFonts w:ascii="CG Omega" w:hAnsi="CG Omega"/>
        </w:rPr>
        <w:t xml:space="preserve"> (notamment pour la durée minimale pour demander un prêt)</w:t>
      </w:r>
      <w:r w:rsidRPr="008A0112">
        <w:rPr>
          <w:rFonts w:ascii="CG Omega" w:hAnsi="CG Omega"/>
        </w:rPr>
        <w:t xml:space="preserve">, mais les conditions de rémunération </w:t>
      </w:r>
      <w:r w:rsidR="009B6043" w:rsidRPr="008A0112">
        <w:rPr>
          <w:rFonts w:ascii="CG Omega" w:hAnsi="CG Omega"/>
        </w:rPr>
        <w:t xml:space="preserve">(taux d’intérêt et régime de la prime) </w:t>
      </w:r>
      <w:r w:rsidRPr="008A0112">
        <w:rPr>
          <w:rFonts w:ascii="CG Omega" w:hAnsi="CG Omega"/>
        </w:rPr>
        <w:t>sont celles en vigueur à la date de transformation (</w:t>
      </w:r>
      <w:hyperlink r:id="rId104" w:history="1">
        <w:r w:rsidRPr="008A0112">
          <w:rPr>
            <w:rStyle w:val="Lienhypertexte"/>
            <w:rFonts w:ascii="CG Omega" w:hAnsi="CG Omega"/>
            <w:i/>
          </w:rPr>
          <w:t>Circ. 11 juillet 1986, §5</w:t>
        </w:r>
      </w:hyperlink>
      <w:r w:rsidR="0055074F">
        <w:rPr>
          <w:rStyle w:val="Lienhypertexte"/>
          <w:rFonts w:ascii="CG Omega" w:hAnsi="CG Omega"/>
          <w:i/>
        </w:rPr>
        <w:t xml:space="preserve"> p. 9130 JORF du 24 juillet 1986</w:t>
      </w:r>
      <w:r w:rsidRPr="008A0112">
        <w:rPr>
          <w:rFonts w:ascii="CG Omega" w:hAnsi="CG Omega"/>
        </w:rPr>
        <w:t>).</w:t>
      </w:r>
    </w:p>
    <w:p w14:paraId="4D5674A9" w14:textId="07C45F95" w:rsidR="00DD1993" w:rsidRPr="00D60B9B" w:rsidRDefault="00DD1993" w:rsidP="00DD1993">
      <w:pPr>
        <w:pStyle w:val="Sansinterligne"/>
        <w:ind w:left="0"/>
        <w:rPr>
          <w:rFonts w:ascii="CG Omega" w:hAnsi="CG Omega"/>
        </w:rPr>
      </w:pPr>
      <w:r>
        <w:rPr>
          <w:rFonts w:ascii="CG Omega" w:hAnsi="CG Omega"/>
        </w:rPr>
        <w:t>E</w:t>
      </w:r>
      <w:r w:rsidRPr="00DD1993">
        <w:rPr>
          <w:rFonts w:ascii="CG Omega" w:hAnsi="CG Omega"/>
        </w:rPr>
        <w:t xml:space="preserve">n cas de transformation </w:t>
      </w:r>
      <w:r w:rsidR="00BA0BD7">
        <w:rPr>
          <w:rFonts w:ascii="CG Omega" w:hAnsi="CG Omega"/>
        </w:rPr>
        <w:t>en CEL</w:t>
      </w:r>
      <w:r w:rsidR="00BA0BD7" w:rsidRPr="00DD1993">
        <w:rPr>
          <w:rFonts w:ascii="CG Omega" w:hAnsi="CG Omega"/>
        </w:rPr>
        <w:t xml:space="preserve"> </w:t>
      </w:r>
      <w:r w:rsidRPr="00DD1993">
        <w:rPr>
          <w:rFonts w:ascii="CG Omega" w:hAnsi="CG Omega"/>
        </w:rPr>
        <w:t>d’un PEL</w:t>
      </w:r>
      <w:r>
        <w:rPr>
          <w:rFonts w:ascii="CG Omega" w:hAnsi="CG Omega"/>
        </w:rPr>
        <w:t>,</w:t>
      </w:r>
      <w:r w:rsidRPr="00DD1993">
        <w:rPr>
          <w:rFonts w:ascii="CG Omega" w:hAnsi="CG Omega"/>
        </w:rPr>
        <w:t xml:space="preserve"> ouvert avant </w:t>
      </w:r>
      <w:r>
        <w:rPr>
          <w:rFonts w:ascii="CG Omega" w:hAnsi="CG Omega"/>
        </w:rPr>
        <w:t>le 1</w:t>
      </w:r>
      <w:r w:rsidRPr="00A361B5">
        <w:rPr>
          <w:rFonts w:ascii="CG Omega" w:hAnsi="CG Omega"/>
          <w:vertAlign w:val="superscript"/>
        </w:rPr>
        <w:t>er</w:t>
      </w:r>
      <w:r>
        <w:rPr>
          <w:rFonts w:ascii="CG Omega" w:hAnsi="CG Omega"/>
        </w:rPr>
        <w:t xml:space="preserve"> mars 2011, </w:t>
      </w:r>
      <w:r w:rsidR="00BA0BD7">
        <w:rPr>
          <w:rFonts w:ascii="CG Omega" w:hAnsi="CG Omega"/>
        </w:rPr>
        <w:t>l</w:t>
      </w:r>
      <w:r w:rsidRPr="00DD1993">
        <w:rPr>
          <w:rFonts w:ascii="CG Omega" w:hAnsi="CG Omega"/>
        </w:rPr>
        <w:t xml:space="preserve">e </w:t>
      </w:r>
      <w:r w:rsidR="00BA0BD7">
        <w:rPr>
          <w:rFonts w:ascii="CG Omega" w:hAnsi="CG Omega"/>
        </w:rPr>
        <w:t>CEL</w:t>
      </w:r>
      <w:r w:rsidRPr="00DD1993">
        <w:rPr>
          <w:rFonts w:ascii="CG Omega" w:hAnsi="CG Omega"/>
        </w:rPr>
        <w:t xml:space="preserve"> est réputé ouvert avant mars 2011</w:t>
      </w:r>
      <w:r>
        <w:rPr>
          <w:rFonts w:ascii="CG Omega" w:hAnsi="CG Omega"/>
        </w:rPr>
        <w:t xml:space="preserve"> </w:t>
      </w:r>
      <w:r w:rsidRPr="00DD1993">
        <w:rPr>
          <w:rFonts w:ascii="CG Omega" w:hAnsi="CG Omega"/>
        </w:rPr>
        <w:t>et a donc les possibilités de financement</w:t>
      </w:r>
      <w:r>
        <w:rPr>
          <w:rFonts w:ascii="CG Omega" w:hAnsi="CG Omega"/>
        </w:rPr>
        <w:t xml:space="preserve"> d’un CEL d’avant mars 2011</w:t>
      </w:r>
      <w:r w:rsidR="00BF17D4">
        <w:rPr>
          <w:rFonts w:ascii="CG Omega" w:hAnsi="CG Omega"/>
        </w:rPr>
        <w:t xml:space="preserve"> (prise en compte de la date d’ouverture du PEL)</w:t>
      </w:r>
      <w:r>
        <w:rPr>
          <w:rFonts w:ascii="CG Omega" w:hAnsi="CG Omega"/>
        </w:rPr>
        <w:t>. S</w:t>
      </w:r>
      <w:r w:rsidRPr="00DD1993">
        <w:rPr>
          <w:rFonts w:ascii="CG Omega" w:hAnsi="CG Omega"/>
        </w:rPr>
        <w:t>eules les conditions de rémunération sont celles en vigueur à la date de transformation.</w:t>
      </w:r>
    </w:p>
    <w:p w14:paraId="08C65702" w14:textId="77777777" w:rsidR="00282B61" w:rsidRPr="00D90270" w:rsidRDefault="00282B61" w:rsidP="001F419C">
      <w:pPr>
        <w:pStyle w:val="Sansinterligne"/>
        <w:ind w:left="0"/>
        <w:rPr>
          <w:rFonts w:ascii="CG Omega" w:hAnsi="CG Omega"/>
        </w:rPr>
      </w:pPr>
    </w:p>
    <w:p w14:paraId="3C049283" w14:textId="41D148E4" w:rsidR="00484D2C" w:rsidRPr="0022340A" w:rsidRDefault="00282B61" w:rsidP="001F419C">
      <w:pPr>
        <w:pStyle w:val="Sansinterligne"/>
        <w:ind w:left="0"/>
        <w:rPr>
          <w:rFonts w:ascii="CG Omega" w:hAnsi="CG Omega"/>
        </w:rPr>
      </w:pPr>
      <w:r w:rsidRPr="00D90270">
        <w:rPr>
          <w:rFonts w:ascii="CG Omega" w:hAnsi="CG Omega"/>
        </w:rPr>
        <w:t>Les intérêts courus et non encore capitalisés sur le PEL qui sont transférés sur le CEL ne sont capitalisés qu’en fin d’année, dans la limite du plafond de 15</w:t>
      </w:r>
      <w:r w:rsidR="00807AD2" w:rsidRPr="00D90270">
        <w:rPr>
          <w:rFonts w:ascii="CG Omega" w:hAnsi="CG Omega"/>
        </w:rPr>
        <w:t> </w:t>
      </w:r>
      <w:r w:rsidRPr="00D90270">
        <w:rPr>
          <w:rFonts w:ascii="CG Omega" w:hAnsi="CG Omega"/>
        </w:rPr>
        <w:t>300</w:t>
      </w:r>
      <w:r w:rsidR="00807AD2" w:rsidRPr="00D90270">
        <w:rPr>
          <w:rFonts w:ascii="CG Omega" w:hAnsi="CG Omega"/>
        </w:rPr>
        <w:t> </w:t>
      </w:r>
      <w:r w:rsidRPr="00D90270">
        <w:rPr>
          <w:rFonts w:ascii="CG Omega" w:hAnsi="CG Omega"/>
        </w:rPr>
        <w:t>€.</w:t>
      </w:r>
    </w:p>
    <w:p w14:paraId="16757A91" w14:textId="5862B41E" w:rsidR="009E68B1" w:rsidRDefault="009E68B1" w:rsidP="001F419C">
      <w:pPr>
        <w:pStyle w:val="Sansinterligne"/>
        <w:ind w:left="0"/>
        <w:rPr>
          <w:rFonts w:ascii="CG Omega" w:hAnsi="CG Omega"/>
        </w:rPr>
      </w:pPr>
      <w:bookmarkStart w:id="75" w:name="_Toc394930629"/>
      <w:bookmarkStart w:id="76" w:name="_Toc394930686"/>
    </w:p>
    <w:p w14:paraId="33EBD163" w14:textId="77777777" w:rsidR="00D852ED" w:rsidRPr="0022340A" w:rsidRDefault="00D852ED" w:rsidP="001F419C">
      <w:pPr>
        <w:pStyle w:val="Sansinterligne"/>
        <w:ind w:left="0"/>
        <w:rPr>
          <w:rFonts w:ascii="CG Omega" w:hAnsi="CG Omega"/>
        </w:rPr>
      </w:pPr>
    </w:p>
    <w:p w14:paraId="78CC8C17" w14:textId="77777777" w:rsidR="00C4542D" w:rsidRDefault="004A7212" w:rsidP="00D60B9B">
      <w:pPr>
        <w:pStyle w:val="Titre2"/>
        <w:numPr>
          <w:ilvl w:val="0"/>
          <w:numId w:val="19"/>
        </w:numPr>
      </w:pPr>
      <w:bookmarkStart w:id="77" w:name="_Toc63177999"/>
      <w:r w:rsidRPr="0024438B">
        <w:t>Arrivée du terme</w:t>
      </w:r>
      <w:bookmarkEnd w:id="75"/>
      <w:bookmarkEnd w:id="76"/>
      <w:bookmarkEnd w:id="77"/>
    </w:p>
    <w:p w14:paraId="5A275959" w14:textId="77777777" w:rsidR="00294FD1" w:rsidRDefault="00294FD1" w:rsidP="00FC56E8">
      <w:pPr>
        <w:pStyle w:val="Sansinterligne"/>
        <w:keepNext/>
        <w:rPr>
          <w:rFonts w:ascii="CG Omega" w:hAnsi="CG Omega"/>
          <w:b/>
          <w:smallCaps/>
        </w:rPr>
      </w:pPr>
    </w:p>
    <w:p w14:paraId="329B8313" w14:textId="77777777" w:rsidR="00954C98" w:rsidRDefault="00294FD1" w:rsidP="00FC56E8">
      <w:pPr>
        <w:pStyle w:val="Sansinterligne"/>
        <w:keepNext/>
        <w:numPr>
          <w:ilvl w:val="0"/>
          <w:numId w:val="9"/>
        </w:numPr>
        <w:pBdr>
          <w:top w:val="single" w:sz="4" w:space="1" w:color="auto"/>
          <w:left w:val="single" w:sz="4" w:space="4" w:color="auto"/>
          <w:bottom w:val="single" w:sz="4" w:space="1" w:color="auto"/>
          <w:right w:val="single" w:sz="4" w:space="4" w:color="auto"/>
        </w:pBdr>
        <w:ind w:left="0" w:firstLine="357"/>
        <w:rPr>
          <w:rFonts w:ascii="CG Omega" w:hAnsi="CG Omega"/>
        </w:rPr>
      </w:pPr>
      <w:r>
        <w:rPr>
          <w:rFonts w:ascii="CG Omega" w:hAnsi="CG Omega"/>
        </w:rPr>
        <w:t>Le CEL a</w:t>
      </w:r>
      <w:r w:rsidR="00F52C64">
        <w:rPr>
          <w:rFonts w:ascii="CG Omega" w:hAnsi="CG Omega"/>
        </w:rPr>
        <w:t>yant</w:t>
      </w:r>
      <w:r>
        <w:rPr>
          <w:rFonts w:ascii="CG Omega" w:hAnsi="CG Omega"/>
        </w:rPr>
        <w:t xml:space="preserve"> une durée illimitée</w:t>
      </w:r>
      <w:r w:rsidR="00F52C64">
        <w:rPr>
          <w:rFonts w:ascii="CG Omega" w:hAnsi="CG Omega"/>
        </w:rPr>
        <w:t>, il ne comporte pas de terme. Il</w:t>
      </w:r>
      <w:r>
        <w:rPr>
          <w:rFonts w:ascii="CG Omega" w:hAnsi="CG Omega"/>
        </w:rPr>
        <w:t xml:space="preserve"> ne</w:t>
      </w:r>
      <w:r w:rsidR="00835D73">
        <w:rPr>
          <w:rFonts w:ascii="CG Omega" w:hAnsi="CG Omega"/>
        </w:rPr>
        <w:t xml:space="preserve"> se</w:t>
      </w:r>
      <w:r>
        <w:rPr>
          <w:rFonts w:ascii="CG Omega" w:hAnsi="CG Omega"/>
        </w:rPr>
        <w:t xml:space="preserve"> termine que</w:t>
      </w:r>
      <w:r w:rsidR="00176644">
        <w:rPr>
          <w:rFonts w:ascii="CG Omega" w:hAnsi="CG Omega"/>
        </w:rPr>
        <w:t> :</w:t>
      </w:r>
    </w:p>
    <w:p w14:paraId="13003E48" w14:textId="77777777" w:rsidR="00954C98" w:rsidRDefault="00EB7A35" w:rsidP="008D770C">
      <w:pPr>
        <w:pStyle w:val="Sansinterligne"/>
        <w:numPr>
          <w:ilvl w:val="0"/>
          <w:numId w:val="12"/>
        </w:numPr>
        <w:pBdr>
          <w:top w:val="single" w:sz="4" w:space="1" w:color="auto"/>
          <w:left w:val="single" w:sz="4" w:space="4" w:color="auto"/>
          <w:bottom w:val="single" w:sz="4" w:space="1" w:color="auto"/>
          <w:right w:val="single" w:sz="4" w:space="4" w:color="auto"/>
        </w:pBdr>
        <w:ind w:left="0" w:firstLine="349"/>
        <w:rPr>
          <w:rFonts w:ascii="CG Omega" w:hAnsi="CG Omega"/>
        </w:rPr>
      </w:pPr>
      <w:r>
        <w:rPr>
          <w:rFonts w:ascii="CG Omega" w:hAnsi="CG Omega"/>
        </w:rPr>
        <w:t>par la volonté de son titulaire,</w:t>
      </w:r>
    </w:p>
    <w:p w14:paraId="0B62037C" w14:textId="5825A75A" w:rsidR="00954C98" w:rsidRDefault="00294FD1" w:rsidP="008D770C">
      <w:pPr>
        <w:pStyle w:val="Sansinterligne"/>
        <w:numPr>
          <w:ilvl w:val="0"/>
          <w:numId w:val="12"/>
        </w:numPr>
        <w:pBdr>
          <w:top w:val="single" w:sz="4" w:space="1" w:color="auto"/>
          <w:left w:val="single" w:sz="4" w:space="4" w:color="auto"/>
          <w:bottom w:val="single" w:sz="4" w:space="1" w:color="auto"/>
          <w:right w:val="single" w:sz="4" w:space="4" w:color="auto"/>
        </w:pBdr>
        <w:ind w:left="0" w:firstLine="360"/>
        <w:rPr>
          <w:rFonts w:ascii="CG Omega" w:hAnsi="CG Omega"/>
        </w:rPr>
      </w:pPr>
      <w:r>
        <w:rPr>
          <w:rFonts w:ascii="CG Omega" w:hAnsi="CG Omega"/>
        </w:rPr>
        <w:t>ou en cas de non-respect du solde minimal</w:t>
      </w:r>
      <w:r w:rsidR="00F52C64">
        <w:rPr>
          <w:rFonts w:ascii="CG Omega" w:hAnsi="CG Omega"/>
        </w:rPr>
        <w:t xml:space="preserve"> (voir </w:t>
      </w:r>
      <w:r w:rsidR="00590D49">
        <w:rPr>
          <w:rFonts w:ascii="CG Omega" w:hAnsi="CG Omega"/>
        </w:rPr>
        <w:fldChar w:fldCharType="begin"/>
      </w:r>
      <w:r w:rsidR="00590D49">
        <w:rPr>
          <w:rFonts w:ascii="CG Omega" w:hAnsi="CG Omega"/>
        </w:rPr>
        <w:instrText xml:space="preserve"> REF _Ref429467489 \r \h </w:instrText>
      </w:r>
      <w:r w:rsidR="00590D49">
        <w:rPr>
          <w:rFonts w:ascii="CG Omega" w:hAnsi="CG Omega"/>
        </w:rPr>
      </w:r>
      <w:r w:rsidR="00590D49">
        <w:rPr>
          <w:rFonts w:ascii="CG Omega" w:hAnsi="CG Omega"/>
        </w:rPr>
        <w:fldChar w:fldCharType="separate"/>
      </w:r>
      <w:r w:rsidR="00975E89">
        <w:rPr>
          <w:rFonts w:ascii="CG Omega" w:hAnsi="CG Omega"/>
        </w:rPr>
        <w:t>4.1</w:t>
      </w:r>
      <w:r w:rsidR="00590D49">
        <w:rPr>
          <w:rFonts w:ascii="CG Omega" w:hAnsi="CG Omega"/>
        </w:rPr>
        <w:fldChar w:fldCharType="end"/>
      </w:r>
      <w:r w:rsidR="00F52C64">
        <w:rPr>
          <w:rFonts w:ascii="CG Omega" w:hAnsi="CG Omega"/>
        </w:rPr>
        <w:t>)</w:t>
      </w:r>
      <w:r w:rsidR="009569A1">
        <w:rPr>
          <w:rFonts w:ascii="CG Omega" w:hAnsi="CG Omega"/>
        </w:rPr>
        <w:t xml:space="preserve">, </w:t>
      </w:r>
    </w:p>
    <w:p w14:paraId="4A2C6FC8" w14:textId="77777777" w:rsidR="00294FD1" w:rsidRDefault="009569A1" w:rsidP="008D770C">
      <w:pPr>
        <w:pStyle w:val="Sansinterligne"/>
        <w:numPr>
          <w:ilvl w:val="0"/>
          <w:numId w:val="12"/>
        </w:numPr>
        <w:pBdr>
          <w:top w:val="single" w:sz="4" w:space="1" w:color="auto"/>
          <w:left w:val="single" w:sz="4" w:space="4" w:color="auto"/>
          <w:bottom w:val="single" w:sz="4" w:space="1" w:color="auto"/>
          <w:right w:val="single" w:sz="4" w:space="4" w:color="auto"/>
        </w:pBdr>
        <w:ind w:left="0" w:firstLine="360"/>
        <w:rPr>
          <w:rFonts w:ascii="CG Omega" w:hAnsi="CG Omega"/>
        </w:rPr>
      </w:pPr>
      <w:r>
        <w:rPr>
          <w:rFonts w:ascii="CG Omega" w:hAnsi="CG Omega"/>
        </w:rPr>
        <w:t>ou au décès du titulaire</w:t>
      </w:r>
      <w:r w:rsidR="00294FD1">
        <w:rPr>
          <w:rFonts w:ascii="CG Omega" w:hAnsi="CG Omega"/>
        </w:rPr>
        <w:t xml:space="preserve">. </w:t>
      </w:r>
    </w:p>
    <w:p w14:paraId="25C92D4A" w14:textId="77777777" w:rsidR="00294FD1" w:rsidRDefault="00294FD1" w:rsidP="00294FD1">
      <w:pPr>
        <w:pStyle w:val="Sansinterligne"/>
        <w:ind w:left="360"/>
        <w:rPr>
          <w:rFonts w:ascii="CG Omega" w:hAnsi="CG Omega"/>
        </w:rPr>
      </w:pPr>
    </w:p>
    <w:p w14:paraId="31DB3D5C" w14:textId="77777777" w:rsidR="00954C98" w:rsidRDefault="007F0E01" w:rsidP="008D770C">
      <w:pPr>
        <w:pStyle w:val="Sansinterligne"/>
        <w:numPr>
          <w:ilvl w:val="0"/>
          <w:numId w:val="9"/>
        </w:numPr>
        <w:pBdr>
          <w:top w:val="thinThickLargeGap" w:sz="24" w:space="1" w:color="auto"/>
          <w:left w:val="thinThickLargeGap" w:sz="24" w:space="4" w:color="auto"/>
          <w:bottom w:val="thickThinLargeGap" w:sz="24" w:space="1" w:color="auto"/>
          <w:right w:val="thickThinLargeGap" w:sz="24" w:space="4" w:color="auto"/>
        </w:pBdr>
        <w:ind w:left="0" w:firstLine="360"/>
        <w:rPr>
          <w:rFonts w:ascii="CG Omega" w:hAnsi="CG Omega"/>
        </w:rPr>
      </w:pPr>
      <w:r>
        <w:rPr>
          <w:rFonts w:ascii="CG Omega" w:hAnsi="CG Omega"/>
        </w:rPr>
        <w:t>Un</w:t>
      </w:r>
      <w:r w:rsidR="00294FD1">
        <w:rPr>
          <w:rFonts w:ascii="CG Omega" w:hAnsi="CG Omega"/>
        </w:rPr>
        <w:t xml:space="preserve"> PEL vient à terme à </w:t>
      </w:r>
      <w:r w:rsidR="000A6C64">
        <w:rPr>
          <w:rFonts w:ascii="CG Omega" w:hAnsi="CG Omega"/>
        </w:rPr>
        <w:t>la date de l’échéance contractuelle telle qu’elle résulte du contrat ou d’avenant</w:t>
      </w:r>
      <w:r w:rsidR="00954C98">
        <w:rPr>
          <w:rFonts w:ascii="CG Omega" w:hAnsi="CG Omega"/>
        </w:rPr>
        <w:t>(</w:t>
      </w:r>
      <w:r w:rsidR="000A6C64">
        <w:rPr>
          <w:rFonts w:ascii="CG Omega" w:hAnsi="CG Omega"/>
        </w:rPr>
        <w:t>s</w:t>
      </w:r>
      <w:r w:rsidR="00954C98">
        <w:rPr>
          <w:rFonts w:ascii="CG Omega" w:hAnsi="CG Omega"/>
        </w:rPr>
        <w:t>)</w:t>
      </w:r>
      <w:r w:rsidR="000A6C64">
        <w:rPr>
          <w:rFonts w:ascii="CG Omega" w:hAnsi="CG Omega"/>
        </w:rPr>
        <w:t xml:space="preserve"> de prorogation.</w:t>
      </w:r>
      <w:r w:rsidR="00EB7A35">
        <w:rPr>
          <w:rFonts w:ascii="CG Omega" w:hAnsi="CG Omega"/>
        </w:rPr>
        <w:t xml:space="preserve"> Les </w:t>
      </w:r>
      <w:r w:rsidR="00954C98">
        <w:rPr>
          <w:rFonts w:ascii="CG Omega" w:hAnsi="CG Omega"/>
        </w:rPr>
        <w:t xml:space="preserve">conséquences du terme sont les suivantes : </w:t>
      </w:r>
    </w:p>
    <w:p w14:paraId="42CDC538" w14:textId="77777777" w:rsidR="00954C98" w:rsidRDefault="000A6C64"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954C98">
        <w:rPr>
          <w:rFonts w:ascii="CG Omega" w:hAnsi="CG Omega"/>
        </w:rPr>
        <w:t>La venue à terme d’un PEL n’oblige pas son titulaire à retirer les fonds qui y sont déposés, mais ne lui permet plus d’y effectuer des versements.</w:t>
      </w:r>
    </w:p>
    <w:p w14:paraId="6B13C42A" w14:textId="2400896F" w:rsidR="00C04BEB" w:rsidRDefault="00F84850"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954C98">
        <w:rPr>
          <w:rFonts w:ascii="CG Omega" w:hAnsi="CG Omega"/>
        </w:rPr>
        <w:t xml:space="preserve">A compter de cette </w:t>
      </w:r>
      <w:r w:rsidR="000C7180" w:rsidRPr="00954C98">
        <w:rPr>
          <w:rFonts w:ascii="CG Omega" w:hAnsi="CG Omega"/>
        </w:rPr>
        <w:t>échéance</w:t>
      </w:r>
      <w:r w:rsidRPr="00954C98">
        <w:rPr>
          <w:rFonts w:ascii="CG Omega" w:hAnsi="CG Omega"/>
        </w:rPr>
        <w:t xml:space="preserve"> et jusqu’au retrait des fonds, les dépôts ne produisent plus ni prime ni droits à prêt, mais continuent à être rémunérés au taux contractuel</w:t>
      </w:r>
      <w:r w:rsidR="00C04BEB" w:rsidRPr="007D311C">
        <w:rPr>
          <w:rFonts w:ascii="CG Omega" w:hAnsi="CG Omega"/>
        </w:rPr>
        <w:t xml:space="preserve"> hors prime pour les PEL ouverts avant le 31 juillet 2003 ou au taux d’épargne pour les PEL ouverts à compter du 1er août 2003</w:t>
      </w:r>
      <w:r w:rsidRPr="00954C98">
        <w:rPr>
          <w:rFonts w:ascii="CG Omega" w:hAnsi="CG Omega"/>
        </w:rPr>
        <w:t>.</w:t>
      </w:r>
    </w:p>
    <w:p w14:paraId="705982C1" w14:textId="1EDCFD68" w:rsidR="00294FD1" w:rsidRDefault="002E1646"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954C98">
        <w:rPr>
          <w:rFonts w:ascii="CG Omega" w:hAnsi="CG Omega"/>
        </w:rPr>
        <w:t>Pour les plans ouverts depuis le</w:t>
      </w:r>
      <w:r w:rsidR="007D311C">
        <w:rPr>
          <w:rFonts w:ascii="CG Omega" w:hAnsi="CG Omega"/>
        </w:rPr>
        <w:t xml:space="preserve"> 1</w:t>
      </w:r>
      <w:r w:rsidR="007D311C" w:rsidRPr="007D311C">
        <w:rPr>
          <w:rFonts w:ascii="CG Omega" w:hAnsi="CG Omega"/>
          <w:vertAlign w:val="superscript"/>
        </w:rPr>
        <w:t>er</w:t>
      </w:r>
      <w:r w:rsidR="007D311C">
        <w:rPr>
          <w:rFonts w:ascii="CG Omega" w:hAnsi="CG Omega"/>
        </w:rPr>
        <w:t xml:space="preserve"> </w:t>
      </w:r>
      <w:r w:rsidRPr="00954C98">
        <w:rPr>
          <w:rFonts w:ascii="CG Omega" w:hAnsi="CG Omega"/>
        </w:rPr>
        <w:t>mars 2011, cette période est limitée à 5 ans. Passé</w:t>
      </w:r>
      <w:r w:rsidR="00BA0BD7">
        <w:rPr>
          <w:rFonts w:ascii="CG Omega" w:hAnsi="CG Omega"/>
        </w:rPr>
        <w:t>e</w:t>
      </w:r>
      <w:r w:rsidRPr="00954C98">
        <w:rPr>
          <w:rFonts w:ascii="CG Omega" w:hAnsi="CG Omega"/>
        </w:rPr>
        <w:t xml:space="preserve"> cette période (soit 15 ans au maximum après l’ouverture du PEL) et en l’absence de retrait des fonds, le PEL devient automatiquement un compte sur livret ordinaire, avec un taux de </w:t>
      </w:r>
      <w:r w:rsidR="008705F6" w:rsidRPr="00954C98">
        <w:rPr>
          <w:rFonts w:ascii="CG Omega" w:hAnsi="CG Omega"/>
        </w:rPr>
        <w:t>rémunération fixé par la banque (</w:t>
      </w:r>
      <w:hyperlink r:id="rId105" w:history="1">
        <w:r w:rsidR="008705F6" w:rsidRPr="00954C98">
          <w:rPr>
            <w:rStyle w:val="Lienhypertexte"/>
            <w:rFonts w:ascii="CG Omega" w:hAnsi="CG Omega"/>
            <w:i/>
          </w:rPr>
          <w:t>CCH, art. R. 315-39, al. 3</w:t>
        </w:r>
      </w:hyperlink>
      <w:r w:rsidR="008705F6" w:rsidRPr="00954C98">
        <w:rPr>
          <w:rFonts w:ascii="CG Omega" w:hAnsi="CG Omega"/>
        </w:rPr>
        <w:t>)</w:t>
      </w:r>
      <w:r w:rsidR="009B6043" w:rsidRPr="009B6043">
        <w:rPr>
          <w:rFonts w:ascii="CG Omega" w:hAnsi="CG Omega"/>
        </w:rPr>
        <w:t xml:space="preserve"> </w:t>
      </w:r>
      <w:r w:rsidR="009B6043" w:rsidRPr="00C04BEB">
        <w:rPr>
          <w:rFonts w:ascii="CG Omega" w:hAnsi="CG Omega"/>
        </w:rPr>
        <w:t>et fiscalisé dans les conditions de droit commun</w:t>
      </w:r>
      <w:r w:rsidR="008705F6" w:rsidRPr="00C04BEB">
        <w:rPr>
          <w:rFonts w:ascii="CG Omega" w:hAnsi="CG Omega"/>
        </w:rPr>
        <w:t>.</w:t>
      </w:r>
      <w:r w:rsidR="00417F88" w:rsidRPr="00C04BEB">
        <w:rPr>
          <w:rFonts w:ascii="CG Omega" w:hAnsi="CG Omega"/>
        </w:rPr>
        <w:t xml:space="preserve"> Le droit à prêt et à prime est alors perdu.</w:t>
      </w:r>
    </w:p>
    <w:p w14:paraId="34FA1DED" w14:textId="77777777" w:rsidR="005A2B29" w:rsidRDefault="005A2B29" w:rsidP="008D770C">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7A5AD1A7" w14:textId="77777777" w:rsidR="005A2B29" w:rsidRDefault="005A2B29" w:rsidP="005A2B29">
      <w:pPr>
        <w:pStyle w:val="Sansinterligne"/>
        <w:ind w:left="0" w:firstLine="0"/>
        <w:rPr>
          <w:rFonts w:ascii="CG Omega" w:hAnsi="CG Omega"/>
        </w:rPr>
      </w:pPr>
    </w:p>
    <w:p w14:paraId="246AE51D" w14:textId="77777777" w:rsidR="00CB6960" w:rsidRDefault="00CB6960" w:rsidP="005A2B29">
      <w:pPr>
        <w:pStyle w:val="Sansinterligne"/>
        <w:ind w:left="0" w:firstLine="0"/>
        <w:rPr>
          <w:rFonts w:ascii="CG Omega" w:hAnsi="CG Omega"/>
        </w:rPr>
      </w:pPr>
    </w:p>
    <w:p w14:paraId="2FCC243F" w14:textId="77777777" w:rsidR="00F04E6B" w:rsidRDefault="00F04E6B" w:rsidP="005A2B29">
      <w:pPr>
        <w:pStyle w:val="Sansinterligne"/>
        <w:ind w:left="0" w:firstLine="0"/>
        <w:rPr>
          <w:rFonts w:ascii="CG Omega" w:hAnsi="CG Omega"/>
        </w:rPr>
      </w:pPr>
    </w:p>
    <w:p w14:paraId="0929FB97" w14:textId="374D2242" w:rsidR="00D60B9B" w:rsidRPr="00D60B9B" w:rsidRDefault="00117605" w:rsidP="00836FB0">
      <w:pPr>
        <w:pStyle w:val="Titre2"/>
        <w:numPr>
          <w:ilvl w:val="1"/>
          <w:numId w:val="13"/>
        </w:numPr>
        <w:ind w:left="1775"/>
      </w:pPr>
      <w:bookmarkStart w:id="78" w:name="_Toc63178000"/>
      <w:r>
        <w:lastRenderedPageBreak/>
        <w:t>Fiscalité et prélèvements sociaux</w:t>
      </w:r>
      <w:bookmarkEnd w:id="78"/>
    </w:p>
    <w:p w14:paraId="2AA59684" w14:textId="77777777" w:rsidR="005A2B29" w:rsidRDefault="005A2B29" w:rsidP="00836FB0">
      <w:pPr>
        <w:pStyle w:val="Sansinterligne"/>
        <w:keepNext/>
        <w:ind w:left="0" w:firstLine="0"/>
        <w:rPr>
          <w:rFonts w:ascii="CG Omega" w:hAnsi="CG Omega"/>
        </w:rPr>
      </w:pPr>
    </w:p>
    <w:p w14:paraId="2D8C0472" w14:textId="42D4A890" w:rsidR="00C04BEB" w:rsidRPr="00C04BEB" w:rsidRDefault="00BA0BD7" w:rsidP="00413DAD">
      <w:pPr>
        <w:pStyle w:val="Sansinterligne"/>
        <w:keepNext/>
        <w:numPr>
          <w:ilvl w:val="0"/>
          <w:numId w:val="9"/>
        </w:numPr>
        <w:pBdr>
          <w:top w:val="single" w:sz="4" w:space="1" w:color="auto"/>
          <w:left w:val="single" w:sz="4" w:space="4" w:color="auto"/>
          <w:bottom w:val="single" w:sz="4" w:space="1" w:color="auto"/>
          <w:right w:val="single" w:sz="4" w:space="4" w:color="auto"/>
        </w:pBdr>
        <w:ind w:left="0" w:firstLine="357"/>
        <w:rPr>
          <w:rFonts w:ascii="CG Omega" w:hAnsi="CG Omega"/>
        </w:rPr>
      </w:pPr>
      <w:r>
        <w:rPr>
          <w:rFonts w:ascii="CG Omega" w:hAnsi="CG Omega"/>
        </w:rPr>
        <w:t xml:space="preserve">Les </w:t>
      </w:r>
      <w:r w:rsidR="00C04BEB">
        <w:rPr>
          <w:rFonts w:ascii="CG Omega" w:hAnsi="CG Omega"/>
        </w:rPr>
        <w:t xml:space="preserve">intérêts des CEL </w:t>
      </w:r>
      <w:r w:rsidR="000B25AC">
        <w:rPr>
          <w:rFonts w:ascii="CG Omega" w:hAnsi="CG Omega"/>
        </w:rPr>
        <w:t>ouverts</w:t>
      </w:r>
      <w:r w:rsidR="00803005">
        <w:rPr>
          <w:rFonts w:ascii="CG Omega" w:hAnsi="CG Omega"/>
        </w:rPr>
        <w:t xml:space="preserve"> avant le 1</w:t>
      </w:r>
      <w:r w:rsidR="00803005" w:rsidRPr="00413DAD">
        <w:rPr>
          <w:rFonts w:ascii="CG Omega" w:hAnsi="CG Omega"/>
        </w:rPr>
        <w:t>er</w:t>
      </w:r>
      <w:r w:rsidR="00803005">
        <w:rPr>
          <w:rFonts w:ascii="CG Omega" w:hAnsi="CG Omega"/>
        </w:rPr>
        <w:t xml:space="preserve"> janvier 2018 </w:t>
      </w:r>
      <w:r w:rsidR="00C04BEB" w:rsidRPr="00C04BEB">
        <w:rPr>
          <w:rFonts w:ascii="CG Omega" w:hAnsi="CG Omega"/>
        </w:rPr>
        <w:t xml:space="preserve">ne sont pas soumis à l’impôt sur le revenu des personnes physiques. </w:t>
      </w:r>
      <w:r w:rsidR="000B25AC" w:rsidRPr="000B25AC">
        <w:rPr>
          <w:rFonts w:ascii="CG Omega" w:hAnsi="CG Omega"/>
        </w:rPr>
        <w:t xml:space="preserve">En application de </w:t>
      </w:r>
      <w:r w:rsidR="00D41541">
        <w:rPr>
          <w:rFonts w:ascii="CG Omega" w:hAnsi="CG Omega"/>
        </w:rPr>
        <w:t xml:space="preserve">l’article 28 de </w:t>
      </w:r>
      <w:r w:rsidR="000B25AC" w:rsidRPr="000B25AC">
        <w:rPr>
          <w:rFonts w:ascii="CG Omega" w:hAnsi="CG Omega"/>
        </w:rPr>
        <w:t xml:space="preserve">la </w:t>
      </w:r>
      <w:hyperlink r:id="rId106" w:history="1">
        <w:r w:rsidR="000B25AC" w:rsidRPr="00413DAD">
          <w:t>loi de finances pour 2018 n° 2017-1837 du 30 décembre 2017</w:t>
        </w:r>
      </w:hyperlink>
      <w:r w:rsidR="000B25AC" w:rsidRPr="000B25AC">
        <w:rPr>
          <w:rFonts w:ascii="CG Omega" w:hAnsi="CG Omega"/>
        </w:rPr>
        <w:t xml:space="preserve">, les intérêts versés sur un </w:t>
      </w:r>
      <w:r w:rsidR="000B25AC">
        <w:rPr>
          <w:rFonts w:ascii="CG Omega" w:hAnsi="CG Omega"/>
        </w:rPr>
        <w:t>CEL</w:t>
      </w:r>
      <w:r w:rsidR="000B25AC" w:rsidRPr="000B25AC">
        <w:rPr>
          <w:rFonts w:ascii="CG Omega" w:hAnsi="CG Omega"/>
        </w:rPr>
        <w:t xml:space="preserve"> souscrit à compter du 1</w:t>
      </w:r>
      <w:r w:rsidR="000B25AC" w:rsidRPr="00413DAD">
        <w:rPr>
          <w:rFonts w:ascii="CG Omega" w:hAnsi="CG Omega"/>
        </w:rPr>
        <w:t>er</w:t>
      </w:r>
      <w:r w:rsidR="000B25AC" w:rsidRPr="000B25AC">
        <w:rPr>
          <w:rFonts w:ascii="CG Omega" w:hAnsi="CG Omega"/>
        </w:rPr>
        <w:t xml:space="preserve"> janvier 2018 sont désormais soumis à l'impôt sur le revenu dès sa première année d’existence.</w:t>
      </w:r>
    </w:p>
    <w:p w14:paraId="6F934F9F" w14:textId="77777777" w:rsidR="00C04BEB" w:rsidRDefault="00C04BEB" w:rsidP="00413DAD">
      <w:pPr>
        <w:pStyle w:val="Sansinterligne"/>
        <w:keepNext/>
        <w:pBdr>
          <w:top w:val="single" w:sz="4" w:space="1" w:color="auto"/>
          <w:left w:val="single" w:sz="4" w:space="4" w:color="auto"/>
          <w:bottom w:val="single" w:sz="4" w:space="1" w:color="auto"/>
          <w:right w:val="single" w:sz="4" w:space="4" w:color="auto"/>
        </w:pBdr>
        <w:ind w:left="0" w:firstLine="0"/>
        <w:rPr>
          <w:rFonts w:ascii="CG Omega" w:hAnsi="CG Omega"/>
        </w:rPr>
      </w:pPr>
    </w:p>
    <w:p w14:paraId="0162682C" w14:textId="77777777" w:rsidR="00C04BEB" w:rsidRDefault="00C04BEB" w:rsidP="00413DAD">
      <w:pPr>
        <w:pStyle w:val="Sansinterligne"/>
        <w:keepNext/>
        <w:numPr>
          <w:ilvl w:val="0"/>
          <w:numId w:val="9"/>
        </w:numPr>
        <w:pBdr>
          <w:top w:val="single" w:sz="4" w:space="1" w:color="auto"/>
          <w:left w:val="single" w:sz="4" w:space="4" w:color="auto"/>
          <w:bottom w:val="single" w:sz="4" w:space="1" w:color="auto"/>
          <w:right w:val="single" w:sz="4" w:space="4" w:color="auto"/>
        </w:pBdr>
        <w:ind w:left="0" w:firstLine="357"/>
        <w:rPr>
          <w:rFonts w:ascii="CG Omega" w:hAnsi="CG Omega"/>
        </w:rPr>
      </w:pPr>
      <w:r w:rsidRPr="00C04BEB">
        <w:rPr>
          <w:rFonts w:ascii="CG Omega" w:hAnsi="CG Omega"/>
        </w:rPr>
        <w:t>En revanche, les intérêts lors de la capitalisation et la prime lors du paiement sont soumis aux prélèvements sociaux selon les dates d’application des différentes contributions.</w:t>
      </w:r>
    </w:p>
    <w:p w14:paraId="3743188E" w14:textId="77777777" w:rsidR="00C04BEB" w:rsidRDefault="00C04BEB" w:rsidP="005A2B29">
      <w:pPr>
        <w:pStyle w:val="Sansinterligne"/>
        <w:ind w:left="0" w:firstLine="0"/>
        <w:rPr>
          <w:rFonts w:ascii="CG Omega" w:hAnsi="CG Omega"/>
        </w:rPr>
      </w:pPr>
    </w:p>
    <w:p w14:paraId="7781002F" w14:textId="77777777" w:rsidR="00BA0BD7" w:rsidRDefault="00C04BEB" w:rsidP="009557FE">
      <w:pPr>
        <w:pStyle w:val="Sansinterligne"/>
        <w:keepNext/>
        <w:keepLines/>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04BEB">
        <w:rPr>
          <w:rFonts w:ascii="CG Omega" w:hAnsi="CG Omega"/>
        </w:rPr>
        <w:t xml:space="preserve">Les intérêts des PEL de moins de 12 ans ne sont pas soumis à </w:t>
      </w:r>
      <w:r w:rsidRPr="007D311C">
        <w:rPr>
          <w:rFonts w:ascii="CG Omega" w:hAnsi="CG Omega"/>
          <w:u w:val="single"/>
        </w:rPr>
        <w:t>l’impôt sur le revenu</w:t>
      </w:r>
      <w:r w:rsidRPr="00C04BEB">
        <w:rPr>
          <w:rFonts w:ascii="CG Omega" w:hAnsi="CG Omega"/>
        </w:rPr>
        <w:t xml:space="preserve">. </w:t>
      </w:r>
    </w:p>
    <w:p w14:paraId="27B26249" w14:textId="77777777" w:rsidR="00F5211F" w:rsidRDefault="00C04BEB" w:rsidP="009557FE">
      <w:pPr>
        <w:pStyle w:val="Sansinterligne"/>
        <w:keepNext/>
        <w:keepLines/>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04BEB">
        <w:rPr>
          <w:rFonts w:ascii="CG Omega" w:hAnsi="CG Omega"/>
        </w:rPr>
        <w:t>Les intérêts courus à partir du 12</w:t>
      </w:r>
      <w:r w:rsidRPr="00E21794">
        <w:rPr>
          <w:rFonts w:ascii="CG Omega" w:hAnsi="CG Omega"/>
          <w:vertAlign w:val="superscript"/>
        </w:rPr>
        <w:t>ème</w:t>
      </w:r>
      <w:r w:rsidRPr="00C04BEB">
        <w:rPr>
          <w:rFonts w:ascii="CG Omega" w:hAnsi="CG Omega"/>
        </w:rPr>
        <w:t xml:space="preserve"> anniversaire du PEL sont soumis au barème progressif de l’impôt sur le revenu (avec prélèvement à titre d’acompte de 24</w:t>
      </w:r>
      <w:r w:rsidR="00807AD2">
        <w:rPr>
          <w:rFonts w:ascii="CG Omega" w:hAnsi="CG Omega"/>
        </w:rPr>
        <w:t> </w:t>
      </w:r>
      <w:r w:rsidRPr="00C04BEB">
        <w:rPr>
          <w:rFonts w:ascii="CG Omega" w:hAnsi="CG Omega"/>
        </w:rPr>
        <w:t>% au versement des intérêts, sauf dispense). Si le montant total des intérêts perçus est inférieur à 2</w:t>
      </w:r>
      <w:r w:rsidR="00807AD2">
        <w:rPr>
          <w:rFonts w:ascii="CG Omega" w:hAnsi="CG Omega"/>
        </w:rPr>
        <w:t> </w:t>
      </w:r>
      <w:r w:rsidRPr="00C04BEB">
        <w:rPr>
          <w:rFonts w:ascii="CG Omega" w:hAnsi="CG Omega"/>
        </w:rPr>
        <w:t>000</w:t>
      </w:r>
      <w:r w:rsidR="00807AD2">
        <w:rPr>
          <w:rFonts w:ascii="CG Omega" w:hAnsi="CG Omega"/>
        </w:rPr>
        <w:t> </w:t>
      </w:r>
      <w:r w:rsidRPr="00C04BEB">
        <w:rPr>
          <w:rFonts w:ascii="CG Omega" w:hAnsi="CG Omega"/>
        </w:rPr>
        <w:t>€/an/foyer fiscal, une option est possible pour une imposition forfaitaire à 24%.</w:t>
      </w:r>
      <w:r w:rsidR="00F5211F" w:rsidRPr="00F5211F">
        <w:rPr>
          <w:rFonts w:ascii="CG Omega" w:hAnsi="CG Omega"/>
        </w:rPr>
        <w:t xml:space="preserve"> </w:t>
      </w:r>
    </w:p>
    <w:p w14:paraId="0FEB909B" w14:textId="50354233" w:rsidR="00F5211F" w:rsidRDefault="00F5211F" w:rsidP="009557FE">
      <w:pPr>
        <w:pStyle w:val="Sansinterligne"/>
        <w:keepNext/>
        <w:keepLines/>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 xml:space="preserve">Pour les </w:t>
      </w:r>
      <w:r w:rsidRPr="000B25AC">
        <w:rPr>
          <w:rFonts w:ascii="CG Omega" w:hAnsi="CG Omega"/>
        </w:rPr>
        <w:t xml:space="preserve">PEL ouverts </w:t>
      </w:r>
      <w:r>
        <w:rPr>
          <w:rFonts w:ascii="CG Omega" w:hAnsi="CG Omega"/>
        </w:rPr>
        <w:t>à compter du 1</w:t>
      </w:r>
      <w:r w:rsidRPr="000B25AC">
        <w:rPr>
          <w:rFonts w:ascii="CG Omega" w:hAnsi="CG Omega"/>
          <w:vertAlign w:val="superscript"/>
        </w:rPr>
        <w:t>er</w:t>
      </w:r>
      <w:r>
        <w:rPr>
          <w:rFonts w:ascii="CG Omega" w:hAnsi="CG Omega"/>
        </w:rPr>
        <w:t xml:space="preserve"> janvier 2018, e</w:t>
      </w:r>
      <w:r w:rsidRPr="000B25AC">
        <w:rPr>
          <w:rFonts w:ascii="CG Omega" w:hAnsi="CG Omega"/>
        </w:rPr>
        <w:t xml:space="preserve">n application de </w:t>
      </w:r>
      <w:r>
        <w:rPr>
          <w:rFonts w:ascii="CG Omega" w:hAnsi="CG Omega"/>
        </w:rPr>
        <w:t xml:space="preserve">l’article 28 de </w:t>
      </w:r>
      <w:r w:rsidRPr="000B25AC">
        <w:rPr>
          <w:rFonts w:ascii="CG Omega" w:hAnsi="CG Omega"/>
        </w:rPr>
        <w:t xml:space="preserve">la </w:t>
      </w:r>
      <w:hyperlink r:id="rId107" w:history="1">
        <w:r w:rsidRPr="000B25AC">
          <w:rPr>
            <w:rStyle w:val="Lienhypertexte"/>
            <w:rFonts w:ascii="CG Omega" w:hAnsi="CG Omega"/>
          </w:rPr>
          <w:t xml:space="preserve">loi de finances pour 2018 </w:t>
        </w:r>
        <w:r w:rsidRPr="000B25AC">
          <w:rPr>
            <w:rStyle w:val="Lienhypertexte"/>
            <w:rFonts w:ascii="CG Omega" w:hAnsi="CG Omega"/>
            <w:bCs/>
          </w:rPr>
          <w:t>n° 2017-1837 du 30 décembre 2017</w:t>
        </w:r>
      </w:hyperlink>
      <w:r w:rsidRPr="000B25AC">
        <w:rPr>
          <w:rFonts w:ascii="CG Omega" w:hAnsi="CG Omega"/>
        </w:rPr>
        <w:t>, les intérêts versés sur un PEL sont désormais soum</w:t>
      </w:r>
      <w:r>
        <w:rPr>
          <w:rFonts w:ascii="CG Omega" w:hAnsi="CG Omega"/>
        </w:rPr>
        <w:t>is à l'impôt sur le revenu dès l</w:t>
      </w:r>
      <w:r w:rsidRPr="000B25AC">
        <w:rPr>
          <w:rFonts w:ascii="CG Omega" w:hAnsi="CG Omega"/>
        </w:rPr>
        <w:t>a première année d’existence</w:t>
      </w:r>
      <w:r>
        <w:rPr>
          <w:rFonts w:ascii="CG Omega" w:hAnsi="CG Omega"/>
        </w:rPr>
        <w:t xml:space="preserve"> du PEL</w:t>
      </w:r>
      <w:r w:rsidRPr="000B25AC">
        <w:rPr>
          <w:rFonts w:ascii="CG Omega" w:hAnsi="CG Omega"/>
        </w:rPr>
        <w:t>.</w:t>
      </w:r>
    </w:p>
    <w:p w14:paraId="45EFE6E8" w14:textId="6F106C6F" w:rsidR="00C04BEB" w:rsidRPr="00C04BEB" w:rsidRDefault="00C04BEB" w:rsidP="009557FE">
      <w:pPr>
        <w:pStyle w:val="Sansinterligne"/>
        <w:keepNext/>
        <w:keepLines/>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1F7A2A66" w14:textId="51229AAF" w:rsidR="00C04BEB" w:rsidRDefault="00C04BEB"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04BEB">
        <w:rPr>
          <w:rFonts w:ascii="CG Omega" w:hAnsi="CG Omega"/>
        </w:rPr>
        <w:t xml:space="preserve">Les </w:t>
      </w:r>
      <w:r w:rsidRPr="007D311C">
        <w:rPr>
          <w:rFonts w:ascii="CG Omega" w:hAnsi="CG Omega"/>
          <w:u w:val="single"/>
        </w:rPr>
        <w:t>contributions sociales sur les intérêts des PEL</w:t>
      </w:r>
      <w:r w:rsidRPr="00C04BEB">
        <w:rPr>
          <w:rFonts w:ascii="CG Omega" w:hAnsi="CG Omega"/>
        </w:rPr>
        <w:t xml:space="preserve"> sont prélevées par la banque, selon la période d’application des différentes contributions :</w:t>
      </w:r>
    </w:p>
    <w:p w14:paraId="59B65343" w14:textId="77777777" w:rsidR="007D311C" w:rsidRPr="00C04BEB" w:rsidRDefault="007D311C"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2CB955E9" w14:textId="46E2F60D" w:rsidR="00C04BEB" w:rsidRPr="00C04BEB" w:rsidRDefault="00C04BEB"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04BEB">
        <w:rPr>
          <w:rFonts w:ascii="CG Omega" w:hAnsi="CG Omega"/>
        </w:rPr>
        <w:t>1) PEL ouverts à compter du 1</w:t>
      </w:r>
      <w:r w:rsidRPr="00E21794">
        <w:rPr>
          <w:rFonts w:ascii="CG Omega" w:hAnsi="CG Omega"/>
          <w:vertAlign w:val="superscript"/>
        </w:rPr>
        <w:t>er</w:t>
      </w:r>
      <w:r w:rsidRPr="00C04BEB">
        <w:rPr>
          <w:rFonts w:ascii="CG Omega" w:hAnsi="CG Omega"/>
        </w:rPr>
        <w:t xml:space="preserve"> mars 2011 : chaque année lors de l’inscription en compte des intérêts le 31 décembre ou lors de la clôture sur les intérêts de l’année en cours. </w:t>
      </w:r>
    </w:p>
    <w:p w14:paraId="417C748D" w14:textId="77777777" w:rsidR="00D41541" w:rsidRDefault="00D41541"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5D2190BA" w14:textId="3E44DDC9" w:rsidR="00C04BEB" w:rsidRPr="00C04BEB" w:rsidRDefault="00C04BEB"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04BEB">
        <w:rPr>
          <w:rFonts w:ascii="CG Omega" w:hAnsi="CG Omega"/>
        </w:rPr>
        <w:t>2) PEL ouverts avant le 1</w:t>
      </w:r>
      <w:r w:rsidR="002F6E9C" w:rsidRPr="002F6E9C">
        <w:rPr>
          <w:rFonts w:ascii="CG Omega" w:hAnsi="CG Omega"/>
          <w:vertAlign w:val="superscript"/>
        </w:rPr>
        <w:t>er</w:t>
      </w:r>
      <w:r w:rsidR="002F6E9C">
        <w:rPr>
          <w:rFonts w:ascii="CG Omega" w:hAnsi="CG Omega"/>
        </w:rPr>
        <w:t xml:space="preserve"> </w:t>
      </w:r>
      <w:r w:rsidRPr="00C04BEB">
        <w:rPr>
          <w:rFonts w:ascii="CG Omega" w:hAnsi="CG Omega"/>
        </w:rPr>
        <w:t>mars 2011 :</w:t>
      </w:r>
    </w:p>
    <w:p w14:paraId="6BBA1B8A" w14:textId="77777777" w:rsidR="00C04BEB" w:rsidRPr="00C04BEB" w:rsidRDefault="00C04BEB"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04BEB">
        <w:rPr>
          <w:rFonts w:ascii="CG Omega" w:hAnsi="CG Omega"/>
        </w:rPr>
        <w:t>- Pour les PEL de moins de dix ans, à la clôture.</w:t>
      </w:r>
    </w:p>
    <w:p w14:paraId="5DBF7385" w14:textId="139391E0" w:rsidR="00C04BEB" w:rsidRPr="00C04BEB" w:rsidRDefault="00C04BEB"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04BEB">
        <w:rPr>
          <w:rFonts w:ascii="CG Omega" w:hAnsi="CG Omega"/>
        </w:rPr>
        <w:t>- Pour les PEL de plus de dix ans, lors du dixième anniversaire</w:t>
      </w:r>
      <w:r w:rsidR="00BF17D4">
        <w:rPr>
          <w:rFonts w:ascii="CG Omega" w:hAnsi="CG Omega"/>
        </w:rPr>
        <w:t xml:space="preserve"> au 31 décembre</w:t>
      </w:r>
      <w:r w:rsidRPr="00C04BEB">
        <w:rPr>
          <w:rFonts w:ascii="CG Omega" w:hAnsi="CG Omega"/>
        </w:rPr>
        <w:t xml:space="preserve"> pour les intérêts acquis jusqu’à cet évènement, puis, par la suite lors de chaque inscription en compte des intérêts au 31 décembre de chaque année et lors de la clôture. </w:t>
      </w:r>
    </w:p>
    <w:p w14:paraId="27D01B8A" w14:textId="77777777" w:rsidR="000B25AC" w:rsidRPr="00C04BEB" w:rsidRDefault="000B25AC"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13D843B9" w14:textId="77777777" w:rsidR="00C04BEB" w:rsidRPr="00C04BEB" w:rsidRDefault="00C04BEB"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7D311C">
        <w:rPr>
          <w:rFonts w:ascii="CG Omega" w:hAnsi="CG Omega"/>
          <w:u w:val="single"/>
        </w:rPr>
        <w:t>Les contributions sociales sur la prime des PEL, et la surprime des PEL</w:t>
      </w:r>
      <w:r w:rsidRPr="00C04BEB">
        <w:rPr>
          <w:rFonts w:ascii="CG Omega" w:hAnsi="CG Omega"/>
        </w:rPr>
        <w:t xml:space="preserve"> sont prélevées lors de leur versement, selon la période d’application des différentes contributions.</w:t>
      </w:r>
    </w:p>
    <w:p w14:paraId="6AAAD3B7" w14:textId="77777777" w:rsidR="00C04BEB" w:rsidRPr="00C04BEB" w:rsidRDefault="00C04BEB"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p>
    <w:p w14:paraId="36890692" w14:textId="77777777" w:rsidR="00472635" w:rsidRDefault="00C04BEB"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04BEB">
        <w:rPr>
          <w:rFonts w:ascii="CG Omega" w:hAnsi="CG Omega"/>
        </w:rPr>
        <w:t xml:space="preserve">En </w:t>
      </w:r>
      <w:r w:rsidRPr="007D311C">
        <w:rPr>
          <w:rFonts w:ascii="CG Omega" w:hAnsi="CG Omega"/>
          <w:u w:val="single"/>
        </w:rPr>
        <w:t>cas de transformation de PEL en CEL</w:t>
      </w:r>
      <w:r w:rsidRPr="00C04BEB">
        <w:rPr>
          <w:rFonts w:ascii="CG Omega" w:hAnsi="CG Omega"/>
        </w:rPr>
        <w:t>, le recouvrement des prélèvements sociaux s’effectue :</w:t>
      </w:r>
    </w:p>
    <w:p w14:paraId="41CDE8E1" w14:textId="7C1E7EFE" w:rsidR="00472635" w:rsidRDefault="00472635"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 xml:space="preserve">- </w:t>
      </w:r>
      <w:r w:rsidR="00C04BEB" w:rsidRPr="00C04BEB">
        <w:rPr>
          <w:rFonts w:ascii="CG Omega" w:hAnsi="CG Omega"/>
        </w:rPr>
        <w:t>lors de la transformation pour les intérêts des années civiles précédentes ;</w:t>
      </w:r>
    </w:p>
    <w:p w14:paraId="136BD16A" w14:textId="2DCD0774" w:rsidR="00C04BEB" w:rsidRPr="00C04BEB" w:rsidRDefault="00472635"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Pr>
          <w:rFonts w:ascii="CG Omega" w:hAnsi="CG Omega"/>
        </w:rPr>
        <w:t xml:space="preserve">- </w:t>
      </w:r>
      <w:r w:rsidR="00C04BEB" w:rsidRPr="00C04BEB">
        <w:rPr>
          <w:rFonts w:ascii="CG Omega" w:hAnsi="CG Omega"/>
        </w:rPr>
        <w:t>le 31 décembre de l’année de transformation en CEL pour la totalité des intérêts CEL acquis au cours</w:t>
      </w:r>
      <w:r>
        <w:rPr>
          <w:rFonts w:ascii="CG Omega" w:hAnsi="CG Omega"/>
        </w:rPr>
        <w:t xml:space="preserve"> de l’année de transformation.</w:t>
      </w:r>
    </w:p>
    <w:p w14:paraId="2A4D8289" w14:textId="2ADCDE41" w:rsidR="00C04BEB" w:rsidRDefault="00C04BEB" w:rsidP="00C04BEB">
      <w:pPr>
        <w:pStyle w:val="Sansinterligne"/>
        <w:pBdr>
          <w:top w:val="thinThickLargeGap" w:sz="24" w:space="1" w:color="auto"/>
          <w:left w:val="thinThickLargeGap" w:sz="24" w:space="4" w:color="auto"/>
          <w:bottom w:val="thickThinLargeGap" w:sz="24" w:space="1" w:color="auto"/>
          <w:right w:val="thickThinLargeGap" w:sz="24" w:space="4" w:color="auto"/>
        </w:pBdr>
        <w:ind w:left="0" w:firstLine="0"/>
        <w:rPr>
          <w:rFonts w:ascii="CG Omega" w:hAnsi="CG Omega"/>
        </w:rPr>
      </w:pPr>
      <w:r w:rsidRPr="00C04BEB">
        <w:rPr>
          <w:rFonts w:ascii="CG Omega" w:hAnsi="CG Omega"/>
        </w:rPr>
        <w:t>Pour les PEL ouverts à compter du 01</w:t>
      </w:r>
      <w:r w:rsidR="00BA0BD7">
        <w:rPr>
          <w:rFonts w:ascii="CG Omega" w:hAnsi="CG Omega"/>
        </w:rPr>
        <w:t>/</w:t>
      </w:r>
      <w:r w:rsidRPr="00C04BEB">
        <w:rPr>
          <w:rFonts w:ascii="CG Omega" w:hAnsi="CG Omega"/>
        </w:rPr>
        <w:t>03</w:t>
      </w:r>
      <w:r w:rsidR="00BA0BD7">
        <w:rPr>
          <w:rFonts w:ascii="CG Omega" w:hAnsi="CG Omega"/>
        </w:rPr>
        <w:t>/</w:t>
      </w:r>
      <w:r w:rsidRPr="00C04BEB">
        <w:rPr>
          <w:rFonts w:ascii="CG Omega" w:hAnsi="CG Omega"/>
        </w:rPr>
        <w:t>2011, les prélèvements sociaux</w:t>
      </w:r>
      <w:r w:rsidRPr="00C04BEB">
        <w:t xml:space="preserve"> </w:t>
      </w:r>
      <w:r w:rsidRPr="00C04BEB">
        <w:rPr>
          <w:rFonts w:ascii="CG Omega" w:hAnsi="CG Omega"/>
        </w:rPr>
        <w:t>prélevés en excédent sont restitués au souscripteur lors de la transformation du PEL en CEL.</w:t>
      </w:r>
    </w:p>
    <w:p w14:paraId="7A958FFE" w14:textId="77777777" w:rsidR="00B121E9" w:rsidRDefault="00B121E9" w:rsidP="00A361B5"/>
    <w:p w14:paraId="56C1F563" w14:textId="77777777" w:rsidR="00B121E9" w:rsidRDefault="00B121E9" w:rsidP="00A361B5">
      <w:pPr>
        <w:ind w:left="11"/>
      </w:pPr>
    </w:p>
    <w:p w14:paraId="69EFC961" w14:textId="77777777" w:rsidR="00B121E9" w:rsidRDefault="00B121E9" w:rsidP="00A361B5">
      <w:pPr>
        <w:ind w:left="11"/>
      </w:pPr>
    </w:p>
    <w:p w14:paraId="2F0D7617" w14:textId="77777777" w:rsidR="00B121E9" w:rsidRDefault="00B121E9" w:rsidP="00B121E9">
      <w:pPr>
        <w:ind w:left="11"/>
        <w:sectPr w:rsidR="00B121E9" w:rsidSect="00326CA5">
          <w:footerReference w:type="default" r:id="rId108"/>
          <w:pgSz w:w="11906" w:h="16838" w:code="9"/>
          <w:pgMar w:top="1418" w:right="1418" w:bottom="1418" w:left="1418" w:header="709" w:footer="709" w:gutter="0"/>
          <w:cols w:space="708"/>
          <w:docGrid w:linePitch="360"/>
        </w:sectPr>
      </w:pPr>
    </w:p>
    <w:p w14:paraId="327820C1" w14:textId="77777777" w:rsidR="00B121E9" w:rsidRPr="0058347B" w:rsidRDefault="00B121E9" w:rsidP="0058347B">
      <w:pPr>
        <w:pStyle w:val="Titre1"/>
        <w:numPr>
          <w:ilvl w:val="0"/>
          <w:numId w:val="13"/>
        </w:numPr>
        <w:ind w:left="431" w:hanging="431"/>
      </w:pPr>
      <w:bookmarkStart w:id="79" w:name="_Toc63178001"/>
      <w:r w:rsidRPr="0058347B">
        <w:lastRenderedPageBreak/>
        <w:t>ANNEXES</w:t>
      </w:r>
      <w:bookmarkEnd w:id="79"/>
      <w:r w:rsidRPr="0058347B">
        <w:t xml:space="preserve"> </w:t>
      </w:r>
    </w:p>
    <w:p w14:paraId="5BFA79E8" w14:textId="1217CDB9" w:rsidR="00B121E9" w:rsidRDefault="00B121E9" w:rsidP="00B121E9">
      <w:pPr>
        <w:pStyle w:val="Titre2"/>
        <w:ind w:left="357"/>
        <w:rPr>
          <w:b w:val="0"/>
        </w:rPr>
      </w:pPr>
      <w:bookmarkStart w:id="80" w:name="_Ref430598245"/>
      <w:bookmarkStart w:id="81" w:name="_Ref474853154"/>
      <w:bookmarkStart w:id="82" w:name="_Toc63178002"/>
      <w:r w:rsidRPr="00BF17D4">
        <w:rPr>
          <w:b w:val="0"/>
        </w:rPr>
        <w:t>ANNEXE I. Traitement des PEL en cas de succession</w:t>
      </w:r>
      <w:bookmarkEnd w:id="80"/>
      <w:bookmarkEnd w:id="81"/>
      <w:bookmarkEnd w:id="82"/>
    </w:p>
    <w:p w14:paraId="25E66C9C" w14:textId="35C0AE7B" w:rsidR="000069B3" w:rsidRDefault="00E62EF5" w:rsidP="000069B3">
      <w:r>
        <w:rPr>
          <w:noProof/>
          <w:lang w:eastAsia="fr-FR"/>
        </w:rPr>
        <w:drawing>
          <wp:inline distT="0" distB="0" distL="0" distR="0" wp14:anchorId="3BF28425" wp14:editId="61DE838B">
            <wp:extent cx="5555411" cy="7680432"/>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62286" cy="7689936"/>
                    </a:xfrm>
                    <a:prstGeom prst="rect">
                      <a:avLst/>
                    </a:prstGeom>
                  </pic:spPr>
                </pic:pic>
              </a:graphicData>
            </a:graphic>
          </wp:inline>
        </w:drawing>
      </w:r>
    </w:p>
    <w:p w14:paraId="1E2861BE" w14:textId="413DD7E2" w:rsidR="00E62EF5" w:rsidRDefault="00E62EF5">
      <w:r>
        <w:br w:type="page"/>
      </w:r>
    </w:p>
    <w:p w14:paraId="7C8FE36C" w14:textId="6B85F5C7" w:rsidR="00AD4F40" w:rsidRPr="000069B3" w:rsidRDefault="00E62EF5" w:rsidP="000069B3">
      <w:r>
        <w:rPr>
          <w:noProof/>
          <w:lang w:eastAsia="fr-FR"/>
        </w:rPr>
        <w:lastRenderedPageBreak/>
        <w:drawing>
          <wp:inline distT="0" distB="0" distL="0" distR="0" wp14:anchorId="0D32C9FC" wp14:editId="4AC8EDEC">
            <wp:extent cx="5300717" cy="3743864"/>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301225" cy="3744223"/>
                    </a:xfrm>
                    <a:prstGeom prst="rect">
                      <a:avLst/>
                    </a:prstGeom>
                  </pic:spPr>
                </pic:pic>
              </a:graphicData>
            </a:graphic>
          </wp:inline>
        </w:drawing>
      </w:r>
    </w:p>
    <w:p w14:paraId="4E2E2B49" w14:textId="77777777" w:rsidR="00F72159" w:rsidRDefault="00F72159" w:rsidP="00B121E9">
      <w:pPr>
        <w:ind w:left="11"/>
      </w:pPr>
    </w:p>
    <w:p w14:paraId="2FAB3B19" w14:textId="77777777" w:rsidR="00B121E9" w:rsidRDefault="00B121E9" w:rsidP="00B121E9">
      <w:pPr>
        <w:sectPr w:rsidR="00B121E9" w:rsidSect="00326CA5">
          <w:pgSz w:w="11906" w:h="16838"/>
          <w:pgMar w:top="1418" w:right="1418" w:bottom="1418" w:left="1418" w:header="709" w:footer="709" w:gutter="0"/>
          <w:cols w:space="708"/>
          <w:docGrid w:linePitch="360"/>
        </w:sectPr>
      </w:pPr>
    </w:p>
    <w:p w14:paraId="57070812" w14:textId="037DD52D" w:rsidR="00B121E9" w:rsidRPr="00BF17D4" w:rsidRDefault="00B121E9" w:rsidP="00A361B5">
      <w:pPr>
        <w:pStyle w:val="Titre2"/>
        <w:ind w:left="505"/>
        <w:rPr>
          <w:b w:val="0"/>
        </w:rPr>
      </w:pPr>
      <w:bookmarkStart w:id="83" w:name="_Ref429468017"/>
      <w:bookmarkStart w:id="84" w:name="_Toc63178003"/>
      <w:r w:rsidRPr="00BF17D4">
        <w:rPr>
          <w:b w:val="0"/>
        </w:rPr>
        <w:lastRenderedPageBreak/>
        <w:t xml:space="preserve">ANNEXE II : </w:t>
      </w:r>
      <w:r w:rsidR="00BF17D4">
        <w:rPr>
          <w:b w:val="0"/>
        </w:rPr>
        <w:t>Les différents cas de transformation d’un PEL en CEL</w:t>
      </w:r>
      <w:bookmarkEnd w:id="83"/>
      <w:bookmarkEnd w:id="84"/>
      <w:r w:rsidRPr="00BF17D4">
        <w:rPr>
          <w:b w:val="0"/>
        </w:rPr>
        <w:t xml:space="preserve"> </w:t>
      </w:r>
    </w:p>
    <w:p w14:paraId="43CD7A26" w14:textId="77777777" w:rsidR="00B121E9" w:rsidRPr="0015617B" w:rsidRDefault="00B121E9" w:rsidP="00B121E9">
      <w:pPr>
        <w:widowControl w:val="0"/>
        <w:autoSpaceDE w:val="0"/>
        <w:autoSpaceDN w:val="0"/>
        <w:adjustRightInd w:val="0"/>
        <w:rPr>
          <w:rFonts w:cs="Arial"/>
        </w:rPr>
      </w:pPr>
    </w:p>
    <w:tbl>
      <w:tblPr>
        <w:tblW w:w="11547" w:type="dxa"/>
        <w:jc w:val="center"/>
        <w:tblLayout w:type="fixed"/>
        <w:tblLook w:val="0000" w:firstRow="0" w:lastRow="0" w:firstColumn="0" w:lastColumn="0" w:noHBand="0" w:noVBand="0"/>
      </w:tblPr>
      <w:tblGrid>
        <w:gridCol w:w="2878"/>
        <w:gridCol w:w="1902"/>
        <w:gridCol w:w="2650"/>
        <w:gridCol w:w="2172"/>
        <w:gridCol w:w="1945"/>
      </w:tblGrid>
      <w:tr w:rsidR="00B121E9" w:rsidRPr="0015617B" w14:paraId="2203691C" w14:textId="77777777" w:rsidTr="00067805">
        <w:trPr>
          <w:trHeight w:val="138"/>
          <w:tblHeader/>
          <w:jc w:val="center"/>
        </w:trPr>
        <w:tc>
          <w:tcPr>
            <w:tcW w:w="2878" w:type="dxa"/>
            <w:vMerge w:val="restart"/>
            <w:tcBorders>
              <w:top w:val="nil"/>
              <w:left w:val="nil"/>
              <w:bottom w:val="single" w:sz="6" w:space="0" w:color="auto"/>
              <w:right w:val="single" w:sz="4" w:space="0" w:color="auto"/>
            </w:tcBorders>
          </w:tcPr>
          <w:p w14:paraId="3CD3D4F4" w14:textId="77777777" w:rsidR="00B121E9" w:rsidRPr="0015617B" w:rsidRDefault="00B121E9" w:rsidP="00795230">
            <w:pPr>
              <w:widowControl w:val="0"/>
              <w:autoSpaceDE w:val="0"/>
              <w:autoSpaceDN w:val="0"/>
              <w:adjustRightInd w:val="0"/>
              <w:spacing w:before="60" w:after="60"/>
              <w:jc w:val="center"/>
              <w:rPr>
                <w:rFonts w:cs="Arial"/>
                <w:color w:val="000000"/>
                <w:sz w:val="20"/>
                <w:szCs w:val="20"/>
              </w:rPr>
            </w:pPr>
          </w:p>
        </w:tc>
        <w:tc>
          <w:tcPr>
            <w:tcW w:w="8669" w:type="dxa"/>
            <w:gridSpan w:val="4"/>
            <w:tcBorders>
              <w:top w:val="single" w:sz="8" w:space="0" w:color="000000"/>
              <w:left w:val="single" w:sz="4" w:space="0" w:color="auto"/>
              <w:bottom w:val="single" w:sz="8" w:space="0" w:color="000000"/>
              <w:right w:val="single" w:sz="8" w:space="0" w:color="000000"/>
            </w:tcBorders>
          </w:tcPr>
          <w:p w14:paraId="259D639E" w14:textId="77777777" w:rsidR="00B121E9" w:rsidRPr="0015617B" w:rsidRDefault="00B121E9" w:rsidP="00795230">
            <w:pPr>
              <w:widowControl w:val="0"/>
              <w:autoSpaceDE w:val="0"/>
              <w:autoSpaceDN w:val="0"/>
              <w:adjustRightInd w:val="0"/>
              <w:spacing w:before="60" w:after="60"/>
              <w:jc w:val="center"/>
              <w:rPr>
                <w:rFonts w:cs="Arial"/>
                <w:color w:val="000000"/>
                <w:sz w:val="20"/>
                <w:szCs w:val="20"/>
              </w:rPr>
            </w:pPr>
            <w:r w:rsidRPr="0015617B">
              <w:rPr>
                <w:rFonts w:cs="Arial"/>
                <w:b/>
                <w:bCs/>
                <w:color w:val="000000"/>
                <w:sz w:val="20"/>
                <w:szCs w:val="20"/>
              </w:rPr>
              <w:t>LE CLIENT VEUT TRANSFORMER SON PEL EN CEL</w:t>
            </w:r>
          </w:p>
        </w:tc>
      </w:tr>
      <w:tr w:rsidR="00B121E9" w:rsidRPr="0015617B" w14:paraId="1DEE8B51" w14:textId="77777777" w:rsidTr="00067805">
        <w:trPr>
          <w:trHeight w:val="248"/>
          <w:tblHeader/>
          <w:jc w:val="center"/>
        </w:trPr>
        <w:tc>
          <w:tcPr>
            <w:tcW w:w="2878" w:type="dxa"/>
            <w:vMerge/>
            <w:tcBorders>
              <w:top w:val="nil"/>
              <w:left w:val="nil"/>
              <w:bottom w:val="single" w:sz="6" w:space="0" w:color="auto"/>
              <w:right w:val="single" w:sz="4" w:space="0" w:color="auto"/>
            </w:tcBorders>
          </w:tcPr>
          <w:p w14:paraId="77E4204C" w14:textId="77777777" w:rsidR="00B121E9" w:rsidRPr="0015617B" w:rsidRDefault="00B121E9" w:rsidP="00795230">
            <w:pPr>
              <w:widowControl w:val="0"/>
              <w:autoSpaceDE w:val="0"/>
              <w:autoSpaceDN w:val="0"/>
              <w:adjustRightInd w:val="0"/>
              <w:spacing w:before="60" w:after="60"/>
              <w:jc w:val="center"/>
              <w:rPr>
                <w:rFonts w:cs="Arial"/>
                <w:color w:val="000000"/>
                <w:sz w:val="20"/>
                <w:szCs w:val="20"/>
              </w:rPr>
            </w:pPr>
          </w:p>
        </w:tc>
        <w:tc>
          <w:tcPr>
            <w:tcW w:w="4552" w:type="dxa"/>
            <w:gridSpan w:val="2"/>
            <w:tcBorders>
              <w:top w:val="single" w:sz="8" w:space="0" w:color="000000"/>
              <w:left w:val="single" w:sz="4" w:space="0" w:color="auto"/>
              <w:bottom w:val="single" w:sz="8" w:space="0" w:color="000000"/>
              <w:right w:val="single" w:sz="8" w:space="0" w:color="000000"/>
            </w:tcBorders>
          </w:tcPr>
          <w:p w14:paraId="05B80E9B"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IL N’A PAS DE CEL AU JOUR DE LA TRANSFORMATION</w:t>
            </w:r>
          </w:p>
        </w:tc>
        <w:tc>
          <w:tcPr>
            <w:tcW w:w="4117" w:type="dxa"/>
            <w:gridSpan w:val="2"/>
            <w:tcBorders>
              <w:top w:val="single" w:sz="8" w:space="0" w:color="000000"/>
              <w:left w:val="single" w:sz="8" w:space="0" w:color="000000"/>
              <w:bottom w:val="single" w:sz="8" w:space="0" w:color="000000"/>
              <w:right w:val="single" w:sz="8" w:space="0" w:color="000000"/>
            </w:tcBorders>
          </w:tcPr>
          <w:p w14:paraId="011501B1"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IL A DEJA UN CEL AU JOUR DE LA TRANSFORMATION </w:t>
            </w:r>
          </w:p>
        </w:tc>
      </w:tr>
      <w:tr w:rsidR="00B121E9" w:rsidRPr="0015617B" w14:paraId="6AD18C3C" w14:textId="77777777" w:rsidTr="00067805">
        <w:trPr>
          <w:trHeight w:val="403"/>
          <w:tblHeader/>
          <w:jc w:val="center"/>
        </w:trPr>
        <w:tc>
          <w:tcPr>
            <w:tcW w:w="2878" w:type="dxa"/>
            <w:vMerge/>
            <w:tcBorders>
              <w:top w:val="nil"/>
              <w:left w:val="nil"/>
              <w:bottom w:val="single" w:sz="6" w:space="0" w:color="auto"/>
              <w:right w:val="single" w:sz="4" w:space="0" w:color="auto"/>
            </w:tcBorders>
          </w:tcPr>
          <w:p w14:paraId="636355C0" w14:textId="77777777" w:rsidR="00B121E9" w:rsidRPr="0015617B" w:rsidRDefault="00B121E9" w:rsidP="00795230">
            <w:pPr>
              <w:widowControl w:val="0"/>
              <w:autoSpaceDE w:val="0"/>
              <w:autoSpaceDN w:val="0"/>
              <w:adjustRightInd w:val="0"/>
              <w:spacing w:before="40" w:after="40"/>
              <w:jc w:val="center"/>
              <w:rPr>
                <w:rFonts w:cs="Arial"/>
                <w:color w:val="000000"/>
                <w:sz w:val="20"/>
                <w:szCs w:val="20"/>
              </w:rPr>
            </w:pPr>
          </w:p>
        </w:tc>
        <w:tc>
          <w:tcPr>
            <w:tcW w:w="1902" w:type="dxa"/>
            <w:tcBorders>
              <w:top w:val="single" w:sz="8" w:space="0" w:color="000000"/>
              <w:left w:val="single" w:sz="4" w:space="0" w:color="auto"/>
              <w:bottom w:val="single" w:sz="8" w:space="0" w:color="000000"/>
              <w:right w:val="single" w:sz="8" w:space="0" w:color="000000"/>
            </w:tcBorders>
          </w:tcPr>
          <w:p w14:paraId="74DD9C59" w14:textId="77777777" w:rsidR="00B121E9" w:rsidRPr="0015617B" w:rsidRDefault="00B121E9" w:rsidP="00A361B5">
            <w:pPr>
              <w:widowControl w:val="0"/>
              <w:autoSpaceDE w:val="0"/>
              <w:autoSpaceDN w:val="0"/>
              <w:adjustRightInd w:val="0"/>
              <w:spacing w:before="40" w:after="40"/>
              <w:ind w:left="11"/>
              <w:jc w:val="center"/>
              <w:rPr>
                <w:rFonts w:cs="Arial"/>
                <w:color w:val="000000"/>
                <w:sz w:val="20"/>
                <w:szCs w:val="20"/>
              </w:rPr>
            </w:pPr>
            <w:r w:rsidRPr="0015617B">
              <w:rPr>
                <w:rFonts w:cs="Arial"/>
                <w:color w:val="000000"/>
                <w:sz w:val="20"/>
                <w:szCs w:val="20"/>
              </w:rPr>
              <w:t xml:space="preserve">Dépôts P.E.L </w:t>
            </w:r>
          </w:p>
          <w:p w14:paraId="74C3F292" w14:textId="77777777" w:rsidR="00B121E9" w:rsidRPr="0015617B" w:rsidRDefault="00B121E9" w:rsidP="00A361B5">
            <w:pPr>
              <w:widowControl w:val="0"/>
              <w:autoSpaceDE w:val="0"/>
              <w:autoSpaceDN w:val="0"/>
              <w:adjustRightInd w:val="0"/>
              <w:spacing w:before="40" w:after="40"/>
              <w:ind w:left="11"/>
              <w:jc w:val="center"/>
              <w:rPr>
                <w:rFonts w:cs="Arial"/>
                <w:color w:val="000000"/>
                <w:sz w:val="20"/>
                <w:szCs w:val="20"/>
              </w:rPr>
            </w:pPr>
            <w:r w:rsidRPr="0015617B">
              <w:rPr>
                <w:rFonts w:cs="Arial"/>
                <w:color w:val="000000"/>
                <w:sz w:val="20"/>
                <w:szCs w:val="20"/>
              </w:rPr>
              <w:t xml:space="preserve">&lt; ou = 15.300 € </w:t>
            </w:r>
          </w:p>
        </w:tc>
        <w:tc>
          <w:tcPr>
            <w:tcW w:w="2650" w:type="dxa"/>
            <w:tcBorders>
              <w:top w:val="single" w:sz="8" w:space="0" w:color="000000"/>
              <w:left w:val="single" w:sz="8" w:space="0" w:color="000000"/>
              <w:bottom w:val="single" w:sz="8" w:space="0" w:color="000000"/>
              <w:right w:val="single" w:sz="8" w:space="0" w:color="000000"/>
            </w:tcBorders>
          </w:tcPr>
          <w:p w14:paraId="1C3DCF24" w14:textId="77777777" w:rsidR="00B121E9" w:rsidRPr="0015617B" w:rsidRDefault="00B121E9" w:rsidP="00A361B5">
            <w:pPr>
              <w:widowControl w:val="0"/>
              <w:autoSpaceDE w:val="0"/>
              <w:autoSpaceDN w:val="0"/>
              <w:adjustRightInd w:val="0"/>
              <w:spacing w:before="40" w:after="40"/>
              <w:ind w:left="11"/>
              <w:jc w:val="center"/>
              <w:rPr>
                <w:rFonts w:cs="Arial"/>
                <w:color w:val="000000"/>
                <w:sz w:val="20"/>
                <w:szCs w:val="20"/>
              </w:rPr>
            </w:pPr>
            <w:r w:rsidRPr="0015617B">
              <w:rPr>
                <w:rFonts w:cs="Arial"/>
                <w:color w:val="000000"/>
                <w:sz w:val="20"/>
                <w:szCs w:val="20"/>
              </w:rPr>
              <w:t xml:space="preserve">Dépôts PEL </w:t>
            </w:r>
          </w:p>
          <w:p w14:paraId="0A40548D" w14:textId="77777777" w:rsidR="00B121E9" w:rsidRPr="0015617B" w:rsidRDefault="00B121E9" w:rsidP="00A361B5">
            <w:pPr>
              <w:widowControl w:val="0"/>
              <w:autoSpaceDE w:val="0"/>
              <w:autoSpaceDN w:val="0"/>
              <w:adjustRightInd w:val="0"/>
              <w:spacing w:before="40" w:after="40"/>
              <w:ind w:left="11"/>
              <w:jc w:val="center"/>
              <w:rPr>
                <w:rFonts w:cs="Arial"/>
                <w:color w:val="000000"/>
                <w:sz w:val="20"/>
                <w:szCs w:val="20"/>
              </w:rPr>
            </w:pPr>
            <w:r w:rsidRPr="0015617B">
              <w:rPr>
                <w:rFonts w:cs="Arial"/>
                <w:color w:val="000000"/>
                <w:sz w:val="20"/>
                <w:szCs w:val="20"/>
              </w:rPr>
              <w:t xml:space="preserve">&gt; 15.300 € </w:t>
            </w:r>
          </w:p>
        </w:tc>
        <w:tc>
          <w:tcPr>
            <w:tcW w:w="2172" w:type="dxa"/>
            <w:tcBorders>
              <w:top w:val="single" w:sz="8" w:space="0" w:color="000000"/>
              <w:left w:val="single" w:sz="8" w:space="0" w:color="000000"/>
              <w:bottom w:val="single" w:sz="8" w:space="0" w:color="000000"/>
              <w:right w:val="single" w:sz="8" w:space="0" w:color="000000"/>
            </w:tcBorders>
          </w:tcPr>
          <w:p w14:paraId="60F848BD" w14:textId="77777777" w:rsidR="00B121E9" w:rsidRPr="0015617B" w:rsidRDefault="00B121E9" w:rsidP="00A361B5">
            <w:pPr>
              <w:widowControl w:val="0"/>
              <w:autoSpaceDE w:val="0"/>
              <w:autoSpaceDN w:val="0"/>
              <w:adjustRightInd w:val="0"/>
              <w:spacing w:before="40" w:after="40"/>
              <w:ind w:left="11"/>
              <w:jc w:val="center"/>
              <w:rPr>
                <w:rFonts w:cs="Arial"/>
                <w:color w:val="000000"/>
                <w:sz w:val="20"/>
                <w:szCs w:val="20"/>
              </w:rPr>
            </w:pPr>
            <w:r w:rsidRPr="0015617B">
              <w:rPr>
                <w:rFonts w:cs="Arial"/>
                <w:color w:val="000000"/>
                <w:sz w:val="20"/>
                <w:szCs w:val="20"/>
              </w:rPr>
              <w:t xml:space="preserve">Solde CEL existant </w:t>
            </w:r>
          </w:p>
          <w:p w14:paraId="300B583F" w14:textId="77777777" w:rsidR="00B121E9" w:rsidRPr="0015617B" w:rsidRDefault="00B121E9" w:rsidP="00A361B5">
            <w:pPr>
              <w:widowControl w:val="0"/>
              <w:autoSpaceDE w:val="0"/>
              <w:autoSpaceDN w:val="0"/>
              <w:adjustRightInd w:val="0"/>
              <w:spacing w:before="40" w:after="40"/>
              <w:ind w:left="11"/>
              <w:jc w:val="center"/>
              <w:rPr>
                <w:rFonts w:cs="Arial"/>
                <w:color w:val="000000"/>
                <w:sz w:val="20"/>
                <w:szCs w:val="20"/>
              </w:rPr>
            </w:pPr>
            <w:r w:rsidRPr="0015617B">
              <w:rPr>
                <w:rFonts w:cs="Arial"/>
                <w:color w:val="000000"/>
                <w:sz w:val="20"/>
                <w:szCs w:val="20"/>
              </w:rPr>
              <w:t xml:space="preserve">&lt; 15.300 € </w:t>
            </w:r>
          </w:p>
        </w:tc>
        <w:tc>
          <w:tcPr>
            <w:tcW w:w="1945" w:type="dxa"/>
            <w:tcBorders>
              <w:top w:val="single" w:sz="8" w:space="0" w:color="000000"/>
              <w:left w:val="single" w:sz="8" w:space="0" w:color="000000"/>
              <w:bottom w:val="single" w:sz="8" w:space="0" w:color="000000"/>
              <w:right w:val="single" w:sz="8" w:space="0" w:color="000000"/>
            </w:tcBorders>
          </w:tcPr>
          <w:p w14:paraId="3E453DB5" w14:textId="77777777" w:rsidR="00B121E9" w:rsidRPr="0015617B" w:rsidRDefault="00B121E9" w:rsidP="00A361B5">
            <w:pPr>
              <w:widowControl w:val="0"/>
              <w:autoSpaceDE w:val="0"/>
              <w:autoSpaceDN w:val="0"/>
              <w:adjustRightInd w:val="0"/>
              <w:spacing w:before="40" w:after="40"/>
              <w:ind w:left="11"/>
              <w:jc w:val="center"/>
              <w:rPr>
                <w:rFonts w:cs="Arial"/>
                <w:color w:val="000000"/>
                <w:sz w:val="20"/>
                <w:szCs w:val="20"/>
              </w:rPr>
            </w:pPr>
            <w:r w:rsidRPr="0015617B">
              <w:rPr>
                <w:rFonts w:cs="Arial"/>
                <w:color w:val="000000"/>
                <w:sz w:val="20"/>
                <w:szCs w:val="20"/>
              </w:rPr>
              <w:t xml:space="preserve">Solde CEL existant </w:t>
            </w:r>
          </w:p>
          <w:p w14:paraId="015D13E9" w14:textId="77777777" w:rsidR="00B121E9" w:rsidRPr="0015617B" w:rsidRDefault="00B121E9" w:rsidP="00A361B5">
            <w:pPr>
              <w:widowControl w:val="0"/>
              <w:autoSpaceDE w:val="0"/>
              <w:autoSpaceDN w:val="0"/>
              <w:adjustRightInd w:val="0"/>
              <w:spacing w:before="40" w:after="40"/>
              <w:ind w:left="11"/>
              <w:jc w:val="center"/>
              <w:rPr>
                <w:rFonts w:cs="Arial"/>
                <w:color w:val="000000"/>
                <w:sz w:val="20"/>
                <w:szCs w:val="20"/>
              </w:rPr>
            </w:pPr>
            <w:r w:rsidRPr="0015617B">
              <w:rPr>
                <w:rFonts w:cs="Arial"/>
                <w:color w:val="000000"/>
                <w:sz w:val="20"/>
                <w:szCs w:val="20"/>
              </w:rPr>
              <w:t xml:space="preserve">&gt; ou = 15.300 € </w:t>
            </w:r>
          </w:p>
        </w:tc>
      </w:tr>
      <w:tr w:rsidR="00B121E9" w:rsidRPr="0015617B" w14:paraId="7C705823" w14:textId="77777777" w:rsidTr="00851574">
        <w:trPr>
          <w:trHeight w:val="2304"/>
          <w:jc w:val="center"/>
        </w:trPr>
        <w:tc>
          <w:tcPr>
            <w:tcW w:w="2878" w:type="dxa"/>
            <w:tcBorders>
              <w:top w:val="single" w:sz="6" w:space="0" w:color="auto"/>
              <w:left w:val="single" w:sz="8" w:space="0" w:color="000000"/>
              <w:bottom w:val="single" w:sz="8" w:space="0" w:color="000000"/>
              <w:right w:val="single" w:sz="8" w:space="0" w:color="000000"/>
            </w:tcBorders>
          </w:tcPr>
          <w:p w14:paraId="03FDDBA7" w14:textId="77777777" w:rsidR="00B121E9" w:rsidRPr="0015617B" w:rsidRDefault="00B121E9" w:rsidP="00795230">
            <w:pPr>
              <w:widowControl w:val="0"/>
              <w:autoSpaceDE w:val="0"/>
              <w:autoSpaceDN w:val="0"/>
              <w:adjustRightInd w:val="0"/>
              <w:spacing w:before="60" w:after="60"/>
              <w:rPr>
                <w:rFonts w:cs="Arial"/>
                <w:color w:val="000000"/>
                <w:sz w:val="20"/>
                <w:szCs w:val="20"/>
              </w:rPr>
            </w:pPr>
            <w:r w:rsidRPr="0015617B">
              <w:rPr>
                <w:rFonts w:cs="Arial"/>
                <w:color w:val="000000"/>
                <w:sz w:val="20"/>
                <w:szCs w:val="20"/>
              </w:rPr>
              <w:t xml:space="preserve">SOMMES POUVANT ETRE VIREES SUR LE CEL </w:t>
            </w:r>
          </w:p>
        </w:tc>
        <w:tc>
          <w:tcPr>
            <w:tcW w:w="1902" w:type="dxa"/>
            <w:tcBorders>
              <w:top w:val="single" w:sz="8" w:space="0" w:color="000000"/>
              <w:left w:val="single" w:sz="8" w:space="0" w:color="000000"/>
              <w:bottom w:val="single" w:sz="8" w:space="0" w:color="000000"/>
              <w:right w:val="single" w:sz="8" w:space="0" w:color="000000"/>
            </w:tcBorders>
          </w:tcPr>
          <w:p w14:paraId="3CE04C71"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Totalité des sommes qui étaient inscrites sur le PEL (tot</w:t>
            </w:r>
            <w:r>
              <w:rPr>
                <w:rFonts w:cs="Arial"/>
                <w:color w:val="000000"/>
                <w:sz w:val="20"/>
                <w:szCs w:val="20"/>
              </w:rPr>
              <w:t>alité des dépôts + intérêts</w:t>
            </w:r>
            <w:r w:rsidRPr="0015617B">
              <w:rPr>
                <w:rFonts w:cs="Arial"/>
                <w:color w:val="000000"/>
                <w:sz w:val="20"/>
                <w:szCs w:val="20"/>
              </w:rPr>
              <w:t xml:space="preserve"> recalculés au taux du CEL correspondants</w:t>
            </w:r>
            <w:r>
              <w:rPr>
                <w:rFonts w:cs="Arial"/>
                <w:color w:val="000000"/>
                <w:sz w:val="20"/>
                <w:szCs w:val="20"/>
              </w:rPr>
              <w:t>, nets de PS</w:t>
            </w:r>
            <w:r w:rsidRPr="0015617B">
              <w:rPr>
                <w:rFonts w:cs="Arial"/>
                <w:color w:val="000000"/>
                <w:sz w:val="20"/>
                <w:szCs w:val="20"/>
              </w:rPr>
              <w:t xml:space="preserve">) </w:t>
            </w:r>
          </w:p>
        </w:tc>
        <w:tc>
          <w:tcPr>
            <w:tcW w:w="2650" w:type="dxa"/>
            <w:tcBorders>
              <w:top w:val="single" w:sz="8" w:space="0" w:color="000000"/>
              <w:left w:val="single" w:sz="8" w:space="0" w:color="000000"/>
              <w:bottom w:val="single" w:sz="8" w:space="0" w:color="000000"/>
              <w:right w:val="single" w:sz="8" w:space="0" w:color="000000"/>
            </w:tcBorders>
          </w:tcPr>
          <w:p w14:paraId="03E15C6D" w14:textId="77777777" w:rsidR="00B121E9" w:rsidRPr="0015617B" w:rsidRDefault="00B121E9" w:rsidP="00A361B5">
            <w:pPr>
              <w:widowControl w:val="0"/>
              <w:autoSpaceDE w:val="0"/>
              <w:autoSpaceDN w:val="0"/>
              <w:adjustRightInd w:val="0"/>
              <w:spacing w:before="60" w:after="60"/>
              <w:ind w:left="11"/>
              <w:rPr>
                <w:rFonts w:cs="Arial"/>
                <w:color w:val="000000"/>
                <w:sz w:val="20"/>
                <w:szCs w:val="20"/>
              </w:rPr>
            </w:pPr>
            <w:r w:rsidRPr="0015617B">
              <w:rPr>
                <w:rFonts w:cs="Arial"/>
                <w:color w:val="000000"/>
                <w:sz w:val="20"/>
                <w:szCs w:val="20"/>
              </w:rPr>
              <w:t>A due concurrence de 15.300 € de dépôts (+ intérêts recalculés au taux du CEL correspondants, calculés sur 15300€</w:t>
            </w:r>
            <w:r>
              <w:rPr>
                <w:rFonts w:cs="Arial"/>
                <w:color w:val="000000"/>
                <w:sz w:val="20"/>
                <w:szCs w:val="20"/>
              </w:rPr>
              <w:t xml:space="preserve"> et nets de PS</w:t>
            </w:r>
            <w:r w:rsidRPr="0015617B">
              <w:rPr>
                <w:rFonts w:cs="Arial"/>
                <w:color w:val="000000"/>
                <w:sz w:val="20"/>
                <w:szCs w:val="20"/>
              </w:rPr>
              <w:t>). L’excédent en capital + intérêts est restitué au souscripteur</w:t>
            </w:r>
          </w:p>
        </w:tc>
        <w:tc>
          <w:tcPr>
            <w:tcW w:w="2172" w:type="dxa"/>
            <w:tcBorders>
              <w:top w:val="single" w:sz="8" w:space="0" w:color="000000"/>
              <w:left w:val="single" w:sz="8" w:space="0" w:color="000000"/>
              <w:bottom w:val="single" w:sz="8" w:space="0" w:color="000000"/>
              <w:right w:val="single" w:sz="8" w:space="0" w:color="000000"/>
            </w:tcBorders>
          </w:tcPr>
          <w:p w14:paraId="77A37F1C"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A due concurrence de15.300 € de solde créditeur maximum sur le CEL. L’excédent est restitué au souscripteur </w:t>
            </w:r>
          </w:p>
        </w:tc>
        <w:tc>
          <w:tcPr>
            <w:tcW w:w="1945" w:type="dxa"/>
            <w:tcBorders>
              <w:top w:val="single" w:sz="8" w:space="0" w:color="000000"/>
              <w:left w:val="single" w:sz="8" w:space="0" w:color="000000"/>
              <w:bottom w:val="single" w:sz="8" w:space="0" w:color="000000"/>
              <w:right w:val="single" w:sz="8" w:space="0" w:color="000000"/>
            </w:tcBorders>
          </w:tcPr>
          <w:p w14:paraId="56505A3E"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Aucun virement possible.</w:t>
            </w:r>
          </w:p>
          <w:p w14:paraId="63A2ED24"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Les sommes en, capital et intérêts sont restituées au souscripteur </w:t>
            </w:r>
          </w:p>
        </w:tc>
      </w:tr>
      <w:tr w:rsidR="00B121E9" w:rsidRPr="0015617B" w14:paraId="0DA75BBF" w14:textId="77777777" w:rsidTr="00067805">
        <w:trPr>
          <w:trHeight w:val="247"/>
          <w:jc w:val="center"/>
        </w:trPr>
        <w:tc>
          <w:tcPr>
            <w:tcW w:w="2878" w:type="dxa"/>
            <w:tcBorders>
              <w:top w:val="single" w:sz="8" w:space="0" w:color="000000"/>
              <w:left w:val="single" w:sz="8" w:space="0" w:color="000000"/>
              <w:bottom w:val="single" w:sz="8" w:space="0" w:color="000000"/>
              <w:right w:val="single" w:sz="8" w:space="0" w:color="000000"/>
            </w:tcBorders>
          </w:tcPr>
          <w:p w14:paraId="7CF243A7" w14:textId="77777777" w:rsidR="00B121E9" w:rsidRPr="0015617B" w:rsidRDefault="00B121E9" w:rsidP="00795230">
            <w:pPr>
              <w:widowControl w:val="0"/>
              <w:autoSpaceDE w:val="0"/>
              <w:autoSpaceDN w:val="0"/>
              <w:adjustRightInd w:val="0"/>
              <w:spacing w:before="60" w:after="60"/>
              <w:rPr>
                <w:rFonts w:cs="Arial"/>
                <w:color w:val="000000"/>
                <w:sz w:val="20"/>
                <w:szCs w:val="20"/>
              </w:rPr>
            </w:pPr>
            <w:r w:rsidRPr="0015617B">
              <w:rPr>
                <w:rFonts w:cs="Arial"/>
                <w:color w:val="000000"/>
                <w:sz w:val="20"/>
                <w:szCs w:val="20"/>
              </w:rPr>
              <w:t xml:space="preserve">INTERETS </w:t>
            </w:r>
          </w:p>
        </w:tc>
        <w:tc>
          <w:tcPr>
            <w:tcW w:w="8669" w:type="dxa"/>
            <w:gridSpan w:val="4"/>
            <w:tcBorders>
              <w:top w:val="single" w:sz="8" w:space="0" w:color="000000"/>
              <w:left w:val="single" w:sz="8" w:space="0" w:color="000000"/>
              <w:bottom w:val="single" w:sz="8" w:space="0" w:color="000000"/>
              <w:right w:val="single" w:sz="8" w:space="0" w:color="000000"/>
            </w:tcBorders>
          </w:tcPr>
          <w:p w14:paraId="751A5121"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Les intérêts sont recalculés au taux du CEL au jour de la transformation mais en tenant compte des dates effectives de versement sur le PEL  (pour les PEL ouverts à partir du 01/03/2011, il y a également </w:t>
            </w:r>
            <w:proofErr w:type="spellStart"/>
            <w:r w:rsidRPr="0015617B">
              <w:rPr>
                <w:rFonts w:cs="Arial"/>
                <w:color w:val="000000"/>
                <w:sz w:val="20"/>
                <w:szCs w:val="20"/>
              </w:rPr>
              <w:t>re-calcul</w:t>
            </w:r>
            <w:proofErr w:type="spellEnd"/>
            <w:r w:rsidRPr="0015617B">
              <w:rPr>
                <w:rFonts w:cs="Arial"/>
                <w:color w:val="000000"/>
                <w:sz w:val="20"/>
                <w:szCs w:val="20"/>
              </w:rPr>
              <w:t xml:space="preserve"> des prélèvements sociaux). Le versement sur le CEL, quand il est possible, se fait en une seule fois, y compris pour les intérêts courus depuis le 31 décembre précédent.</w:t>
            </w:r>
          </w:p>
        </w:tc>
      </w:tr>
      <w:tr w:rsidR="00B121E9" w:rsidRPr="0015617B" w14:paraId="349EFCDF" w14:textId="77777777" w:rsidTr="00067805">
        <w:trPr>
          <w:cantSplit/>
          <w:trHeight w:val="883"/>
          <w:jc w:val="center"/>
        </w:trPr>
        <w:tc>
          <w:tcPr>
            <w:tcW w:w="2878" w:type="dxa"/>
            <w:tcBorders>
              <w:top w:val="single" w:sz="8" w:space="0" w:color="000000"/>
              <w:left w:val="single" w:sz="8" w:space="0" w:color="000000"/>
              <w:bottom w:val="single" w:sz="8" w:space="0" w:color="000000"/>
              <w:right w:val="single" w:sz="8" w:space="0" w:color="000000"/>
            </w:tcBorders>
          </w:tcPr>
          <w:p w14:paraId="6877727F" w14:textId="77777777" w:rsidR="00B121E9" w:rsidRPr="0015617B" w:rsidRDefault="00B121E9" w:rsidP="00795230">
            <w:pPr>
              <w:widowControl w:val="0"/>
              <w:autoSpaceDE w:val="0"/>
              <w:autoSpaceDN w:val="0"/>
              <w:adjustRightInd w:val="0"/>
              <w:spacing w:before="60" w:after="60"/>
              <w:rPr>
                <w:rFonts w:cs="Arial"/>
                <w:color w:val="000000"/>
                <w:sz w:val="20"/>
                <w:szCs w:val="20"/>
              </w:rPr>
            </w:pPr>
            <w:r w:rsidRPr="0015617B">
              <w:rPr>
                <w:rFonts w:cs="Arial"/>
                <w:color w:val="000000"/>
                <w:sz w:val="20"/>
                <w:szCs w:val="20"/>
              </w:rPr>
              <w:t xml:space="preserve">INTERETS OUVRANT DROIT A PRETS INSCRITS SUR LE CEL </w:t>
            </w:r>
          </w:p>
        </w:tc>
        <w:tc>
          <w:tcPr>
            <w:tcW w:w="1902" w:type="dxa"/>
            <w:tcBorders>
              <w:top w:val="single" w:sz="8" w:space="0" w:color="000000"/>
              <w:left w:val="single" w:sz="8" w:space="0" w:color="000000"/>
              <w:bottom w:val="single" w:sz="8" w:space="0" w:color="000000"/>
              <w:right w:val="single" w:sz="8" w:space="0" w:color="000000"/>
            </w:tcBorders>
          </w:tcPr>
          <w:p w14:paraId="4970503F"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Intérêts correspondant à la somme virée (totalité des intérêts bruts recalculés au taux du CEL)</w:t>
            </w:r>
          </w:p>
        </w:tc>
        <w:tc>
          <w:tcPr>
            <w:tcW w:w="2650" w:type="dxa"/>
            <w:tcBorders>
              <w:top w:val="single" w:sz="8" w:space="0" w:color="000000"/>
              <w:left w:val="single" w:sz="8" w:space="0" w:color="000000"/>
              <w:bottom w:val="single" w:sz="8" w:space="0" w:color="000000"/>
              <w:right w:val="single" w:sz="8" w:space="0" w:color="000000"/>
            </w:tcBorders>
          </w:tcPr>
          <w:p w14:paraId="74C3601E"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Intérêts correspondant </w:t>
            </w:r>
          </w:p>
          <w:p w14:paraId="064B59EF"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aux intérêts bruts recalculés au taux du CEL sur 15.300 €)  </w:t>
            </w:r>
          </w:p>
        </w:tc>
        <w:tc>
          <w:tcPr>
            <w:tcW w:w="2172" w:type="dxa"/>
            <w:tcBorders>
              <w:top w:val="single" w:sz="8" w:space="0" w:color="000000"/>
              <w:left w:val="single" w:sz="8" w:space="0" w:color="000000"/>
              <w:bottom w:val="single" w:sz="8" w:space="0" w:color="000000"/>
              <w:right w:val="single" w:sz="8" w:space="0" w:color="000000"/>
            </w:tcBorders>
          </w:tcPr>
          <w:p w14:paraId="13C5E332"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Intérêts correspondant aux intérêts bruts sur la somme virée recalculés au taux du CEL (dans la limite du montant des intérêts bruts recalculés au taux du CEL sur un montant maximum de 15 300 € de dépôts sur le PEL). </w:t>
            </w:r>
          </w:p>
          <w:p w14:paraId="29A99F93"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Ils s’ajoutent aux intérêts existant antérieurement sur le CEL </w:t>
            </w:r>
          </w:p>
        </w:tc>
        <w:tc>
          <w:tcPr>
            <w:tcW w:w="1945" w:type="dxa"/>
            <w:tcBorders>
              <w:top w:val="single" w:sz="8" w:space="0" w:color="000000"/>
              <w:left w:val="single" w:sz="8" w:space="0" w:color="000000"/>
              <w:bottom w:val="single" w:sz="8" w:space="0" w:color="000000"/>
              <w:right w:val="single" w:sz="8" w:space="0" w:color="000000"/>
            </w:tcBorders>
          </w:tcPr>
          <w:p w14:paraId="6B5B9CE5" w14:textId="77777777" w:rsidR="00B121E9" w:rsidRPr="0015617B" w:rsidRDefault="00B121E9" w:rsidP="00A361B5">
            <w:pPr>
              <w:widowControl w:val="0"/>
              <w:autoSpaceDE w:val="0"/>
              <w:autoSpaceDN w:val="0"/>
              <w:adjustRightInd w:val="0"/>
              <w:spacing w:before="120" w:after="60"/>
              <w:ind w:left="11"/>
              <w:jc w:val="center"/>
              <w:rPr>
                <w:rFonts w:cs="Arial"/>
                <w:color w:val="000000"/>
                <w:sz w:val="20"/>
                <w:szCs w:val="20"/>
              </w:rPr>
            </w:pPr>
            <w:r w:rsidRPr="0015617B">
              <w:rPr>
                <w:rFonts w:cs="Arial"/>
                <w:color w:val="000000"/>
                <w:sz w:val="20"/>
                <w:szCs w:val="20"/>
              </w:rPr>
              <w:t xml:space="preserve">Aucune inscription possible </w:t>
            </w:r>
          </w:p>
        </w:tc>
      </w:tr>
      <w:tr w:rsidR="00B121E9" w:rsidRPr="0015617B" w14:paraId="1267E528" w14:textId="77777777" w:rsidTr="00067805">
        <w:trPr>
          <w:trHeight w:val="363"/>
          <w:jc w:val="center"/>
        </w:trPr>
        <w:tc>
          <w:tcPr>
            <w:tcW w:w="2878" w:type="dxa"/>
            <w:tcBorders>
              <w:top w:val="single" w:sz="8" w:space="0" w:color="000000"/>
              <w:left w:val="single" w:sz="8" w:space="0" w:color="000000"/>
              <w:bottom w:val="single" w:sz="8" w:space="0" w:color="000000"/>
              <w:right w:val="single" w:sz="8" w:space="0" w:color="000000"/>
            </w:tcBorders>
          </w:tcPr>
          <w:p w14:paraId="5257BE45" w14:textId="77777777" w:rsidR="00B121E9" w:rsidRPr="0015617B" w:rsidRDefault="00B121E9" w:rsidP="00795230">
            <w:pPr>
              <w:widowControl w:val="0"/>
              <w:autoSpaceDE w:val="0"/>
              <w:autoSpaceDN w:val="0"/>
              <w:adjustRightInd w:val="0"/>
              <w:spacing w:before="60" w:after="60"/>
              <w:rPr>
                <w:rFonts w:cs="Arial"/>
                <w:color w:val="000000"/>
                <w:sz w:val="20"/>
                <w:szCs w:val="20"/>
              </w:rPr>
            </w:pPr>
            <w:r w:rsidRPr="0015617B">
              <w:rPr>
                <w:rFonts w:cs="Arial"/>
                <w:color w:val="000000"/>
                <w:sz w:val="20"/>
                <w:szCs w:val="20"/>
              </w:rPr>
              <w:t xml:space="preserve">ATTESTATION DE DROITS ACQUIS A PARTIR DU CEL </w:t>
            </w:r>
          </w:p>
        </w:tc>
        <w:tc>
          <w:tcPr>
            <w:tcW w:w="8669" w:type="dxa"/>
            <w:gridSpan w:val="4"/>
            <w:tcBorders>
              <w:top w:val="single" w:sz="8" w:space="0" w:color="000000"/>
              <w:left w:val="single" w:sz="8" w:space="0" w:color="000000"/>
              <w:bottom w:val="single" w:sz="8" w:space="0" w:color="000000"/>
              <w:right w:val="single" w:sz="8" w:space="0" w:color="000000"/>
            </w:tcBorders>
          </w:tcPr>
          <w:p w14:paraId="0B2B2CF2" w14:textId="77777777" w:rsidR="00B121E9" w:rsidRPr="0015617B" w:rsidRDefault="00B121E9" w:rsidP="00795230">
            <w:pPr>
              <w:widowControl w:val="0"/>
              <w:autoSpaceDE w:val="0"/>
              <w:autoSpaceDN w:val="0"/>
              <w:adjustRightInd w:val="0"/>
              <w:spacing w:before="240" w:after="60"/>
              <w:jc w:val="center"/>
              <w:rPr>
                <w:rFonts w:cs="Arial"/>
                <w:color w:val="000000"/>
                <w:sz w:val="20"/>
                <w:szCs w:val="20"/>
              </w:rPr>
            </w:pPr>
            <w:r w:rsidRPr="0015617B">
              <w:rPr>
                <w:rFonts w:cs="Arial"/>
                <w:color w:val="000000"/>
                <w:sz w:val="20"/>
                <w:szCs w:val="20"/>
              </w:rPr>
              <w:t xml:space="preserve">Oui à la demande du souscripteur en fonction des intérêts acquis sur le CEL </w:t>
            </w:r>
          </w:p>
        </w:tc>
      </w:tr>
      <w:tr w:rsidR="00B121E9" w:rsidRPr="0015617B" w14:paraId="5B98A8BA" w14:textId="77777777" w:rsidTr="00067805">
        <w:trPr>
          <w:trHeight w:val="712"/>
          <w:jc w:val="center"/>
        </w:trPr>
        <w:tc>
          <w:tcPr>
            <w:tcW w:w="2878" w:type="dxa"/>
            <w:tcBorders>
              <w:top w:val="single" w:sz="8" w:space="0" w:color="000000"/>
              <w:left w:val="single" w:sz="8" w:space="0" w:color="000000"/>
              <w:bottom w:val="single" w:sz="8" w:space="0" w:color="000000"/>
              <w:right w:val="single" w:sz="8" w:space="0" w:color="000000"/>
            </w:tcBorders>
          </w:tcPr>
          <w:p w14:paraId="36CEED93" w14:textId="77777777" w:rsidR="00B121E9" w:rsidRPr="0015617B" w:rsidRDefault="00B121E9" w:rsidP="00795230">
            <w:pPr>
              <w:widowControl w:val="0"/>
              <w:autoSpaceDE w:val="0"/>
              <w:autoSpaceDN w:val="0"/>
              <w:adjustRightInd w:val="0"/>
              <w:spacing w:before="60" w:after="60"/>
              <w:rPr>
                <w:rFonts w:cs="Arial"/>
                <w:color w:val="000000"/>
                <w:sz w:val="20"/>
                <w:szCs w:val="20"/>
              </w:rPr>
            </w:pPr>
            <w:r w:rsidRPr="0015617B">
              <w:rPr>
                <w:rFonts w:cs="Arial"/>
                <w:color w:val="000000"/>
                <w:sz w:val="20"/>
                <w:szCs w:val="20"/>
              </w:rPr>
              <w:t xml:space="preserve">ATTESTATION SUPPLEMENTAIRE DE </w:t>
            </w:r>
          </w:p>
          <w:p w14:paraId="3B7CE32A" w14:textId="77777777" w:rsidR="00B121E9" w:rsidRPr="0015617B" w:rsidRDefault="00B121E9" w:rsidP="00795230">
            <w:pPr>
              <w:widowControl w:val="0"/>
              <w:autoSpaceDE w:val="0"/>
              <w:autoSpaceDN w:val="0"/>
              <w:adjustRightInd w:val="0"/>
              <w:rPr>
                <w:rFonts w:cs="Arial"/>
                <w:color w:val="000000"/>
                <w:sz w:val="20"/>
                <w:szCs w:val="20"/>
              </w:rPr>
            </w:pPr>
            <w:r w:rsidRPr="0015617B">
              <w:rPr>
                <w:rFonts w:cs="Arial"/>
                <w:color w:val="000000"/>
                <w:sz w:val="20"/>
                <w:szCs w:val="20"/>
              </w:rPr>
              <w:t xml:space="preserve">DROITS ACQUIS </w:t>
            </w:r>
          </w:p>
          <w:p w14:paraId="41239607" w14:textId="77777777" w:rsidR="00B121E9" w:rsidRPr="0015617B" w:rsidRDefault="00B121E9" w:rsidP="00795230">
            <w:pPr>
              <w:widowControl w:val="0"/>
              <w:autoSpaceDE w:val="0"/>
              <w:autoSpaceDN w:val="0"/>
              <w:adjustRightInd w:val="0"/>
              <w:rPr>
                <w:rFonts w:cs="Arial"/>
                <w:color w:val="000000"/>
                <w:sz w:val="20"/>
                <w:szCs w:val="20"/>
              </w:rPr>
            </w:pPr>
          </w:p>
          <w:p w14:paraId="0D3F673C" w14:textId="77777777" w:rsidR="00B121E9" w:rsidRPr="00851574" w:rsidRDefault="00B121E9" w:rsidP="00795230">
            <w:pPr>
              <w:widowControl w:val="0"/>
              <w:autoSpaceDE w:val="0"/>
              <w:autoSpaceDN w:val="0"/>
              <w:adjustRightInd w:val="0"/>
              <w:rPr>
                <w:rFonts w:cs="Arial"/>
                <w:b/>
                <w:color w:val="000000"/>
                <w:sz w:val="20"/>
                <w:szCs w:val="20"/>
              </w:rPr>
            </w:pPr>
            <w:r w:rsidRPr="00851574">
              <w:rPr>
                <w:rFonts w:cs="Arial"/>
                <w:b/>
                <w:color w:val="000000"/>
                <w:sz w:val="20"/>
                <w:szCs w:val="20"/>
              </w:rPr>
              <w:t>Principe</w:t>
            </w:r>
          </w:p>
        </w:tc>
        <w:tc>
          <w:tcPr>
            <w:tcW w:w="8669" w:type="dxa"/>
            <w:gridSpan w:val="4"/>
            <w:tcBorders>
              <w:top w:val="single" w:sz="8" w:space="0" w:color="000000"/>
              <w:left w:val="single" w:sz="8" w:space="0" w:color="000000"/>
              <w:bottom w:val="single" w:sz="8" w:space="0" w:color="000000"/>
              <w:right w:val="single" w:sz="8" w:space="0" w:color="000000"/>
            </w:tcBorders>
          </w:tcPr>
          <w:p w14:paraId="5468105C" w14:textId="77777777" w:rsidR="00B121E9" w:rsidRPr="0015617B" w:rsidRDefault="00B121E9" w:rsidP="00795230">
            <w:pPr>
              <w:widowControl w:val="0"/>
              <w:autoSpaceDE w:val="0"/>
              <w:autoSpaceDN w:val="0"/>
              <w:adjustRightInd w:val="0"/>
              <w:spacing w:before="60" w:after="60"/>
              <w:ind w:left="72" w:hanging="72"/>
              <w:rPr>
                <w:rFonts w:cs="Arial"/>
                <w:color w:val="000000"/>
                <w:sz w:val="20"/>
                <w:szCs w:val="20"/>
              </w:rPr>
            </w:pPr>
            <w:r w:rsidRPr="0015617B">
              <w:rPr>
                <w:rFonts w:cs="Arial"/>
                <w:color w:val="000000"/>
                <w:sz w:val="20"/>
                <w:szCs w:val="20"/>
              </w:rPr>
              <w:t xml:space="preserve">Cette attestation porte sur la différence entre a/ et b/ </w:t>
            </w:r>
          </w:p>
          <w:p w14:paraId="37486FAA" w14:textId="77777777" w:rsidR="00B121E9" w:rsidRPr="0015617B" w:rsidRDefault="00B121E9" w:rsidP="00795230">
            <w:pPr>
              <w:widowControl w:val="0"/>
              <w:autoSpaceDE w:val="0"/>
              <w:autoSpaceDN w:val="0"/>
              <w:adjustRightInd w:val="0"/>
              <w:spacing w:before="60" w:after="60"/>
              <w:ind w:left="72" w:hanging="72"/>
              <w:rPr>
                <w:rFonts w:cs="Arial"/>
                <w:color w:val="000000"/>
                <w:sz w:val="20"/>
                <w:szCs w:val="20"/>
              </w:rPr>
            </w:pPr>
            <w:r w:rsidRPr="0015617B">
              <w:rPr>
                <w:rFonts w:cs="Arial"/>
                <w:color w:val="000000"/>
                <w:sz w:val="20"/>
                <w:szCs w:val="20"/>
              </w:rPr>
              <w:t xml:space="preserve">a) d’une part, les intérêts produits par les capitaux figurant sur le PEL transformé dans la limite de 15.300 € [et calculés au taux du CEL] </w:t>
            </w:r>
          </w:p>
          <w:p w14:paraId="70F0A937" w14:textId="77777777" w:rsidR="00B121E9" w:rsidRPr="0015617B" w:rsidRDefault="00B121E9" w:rsidP="00795230">
            <w:pPr>
              <w:widowControl w:val="0"/>
              <w:autoSpaceDE w:val="0"/>
              <w:autoSpaceDN w:val="0"/>
              <w:adjustRightInd w:val="0"/>
              <w:spacing w:before="60" w:after="60"/>
              <w:ind w:left="72" w:hanging="72"/>
              <w:rPr>
                <w:rFonts w:cs="Arial"/>
                <w:color w:val="000000"/>
                <w:sz w:val="20"/>
                <w:szCs w:val="20"/>
              </w:rPr>
            </w:pPr>
            <w:r w:rsidRPr="0015617B">
              <w:rPr>
                <w:rFonts w:cs="Arial"/>
                <w:color w:val="000000"/>
                <w:sz w:val="20"/>
                <w:szCs w:val="20"/>
              </w:rPr>
              <w:t xml:space="preserve">b) et d’autre part, les intérêts produits par la somme effectivement virée sur le CEL [et calculés au taux du CEL] </w:t>
            </w:r>
          </w:p>
        </w:tc>
      </w:tr>
      <w:tr w:rsidR="00B121E9" w:rsidRPr="0015617B" w14:paraId="336B1346" w14:textId="77777777" w:rsidTr="00067805">
        <w:trPr>
          <w:trHeight w:val="1063"/>
          <w:jc w:val="center"/>
        </w:trPr>
        <w:tc>
          <w:tcPr>
            <w:tcW w:w="2878" w:type="dxa"/>
            <w:tcBorders>
              <w:top w:val="single" w:sz="8" w:space="0" w:color="000000"/>
              <w:left w:val="single" w:sz="8" w:space="0" w:color="000000"/>
              <w:bottom w:val="single" w:sz="4" w:space="0" w:color="auto"/>
              <w:right w:val="single" w:sz="8" w:space="0" w:color="000000"/>
            </w:tcBorders>
          </w:tcPr>
          <w:p w14:paraId="0A8DCA41" w14:textId="77777777" w:rsidR="00B121E9" w:rsidRPr="0015617B" w:rsidRDefault="00B121E9" w:rsidP="00795230">
            <w:pPr>
              <w:widowControl w:val="0"/>
              <w:autoSpaceDE w:val="0"/>
              <w:autoSpaceDN w:val="0"/>
              <w:adjustRightInd w:val="0"/>
              <w:spacing w:before="60" w:after="60"/>
              <w:rPr>
                <w:rFonts w:cs="Arial"/>
                <w:color w:val="000000"/>
                <w:sz w:val="20"/>
                <w:szCs w:val="20"/>
              </w:rPr>
            </w:pPr>
            <w:r w:rsidRPr="0015617B">
              <w:rPr>
                <w:rFonts w:cs="Arial"/>
                <w:color w:val="000000"/>
                <w:sz w:val="20"/>
                <w:szCs w:val="20"/>
              </w:rPr>
              <w:t xml:space="preserve">ATTESTATION SUPPLEMENTAIRE DE </w:t>
            </w:r>
          </w:p>
          <w:p w14:paraId="7C94DB8D" w14:textId="77777777" w:rsidR="00B121E9" w:rsidRPr="0015617B" w:rsidRDefault="00B121E9" w:rsidP="00795230">
            <w:pPr>
              <w:widowControl w:val="0"/>
              <w:autoSpaceDE w:val="0"/>
              <w:autoSpaceDN w:val="0"/>
              <w:adjustRightInd w:val="0"/>
              <w:rPr>
                <w:rFonts w:cs="Arial"/>
                <w:color w:val="000000"/>
                <w:sz w:val="20"/>
                <w:szCs w:val="20"/>
              </w:rPr>
            </w:pPr>
            <w:r w:rsidRPr="0015617B">
              <w:rPr>
                <w:rFonts w:cs="Arial"/>
                <w:color w:val="000000"/>
                <w:sz w:val="20"/>
                <w:szCs w:val="20"/>
              </w:rPr>
              <w:t xml:space="preserve">DROITS ACQUIS </w:t>
            </w:r>
          </w:p>
          <w:p w14:paraId="75B7BC69" w14:textId="77777777" w:rsidR="00B121E9" w:rsidRPr="0015617B" w:rsidRDefault="00B121E9" w:rsidP="00795230">
            <w:pPr>
              <w:widowControl w:val="0"/>
              <w:autoSpaceDE w:val="0"/>
              <w:autoSpaceDN w:val="0"/>
              <w:adjustRightInd w:val="0"/>
              <w:rPr>
                <w:rFonts w:cs="Arial"/>
                <w:color w:val="000000"/>
                <w:sz w:val="20"/>
                <w:szCs w:val="20"/>
              </w:rPr>
            </w:pPr>
            <w:r w:rsidRPr="0015617B">
              <w:rPr>
                <w:rFonts w:cs="Arial"/>
                <w:color w:val="000000"/>
                <w:sz w:val="20"/>
                <w:szCs w:val="20"/>
              </w:rPr>
              <w:t xml:space="preserve"> </w:t>
            </w:r>
          </w:p>
          <w:p w14:paraId="24C402A7" w14:textId="77777777" w:rsidR="00B121E9" w:rsidRPr="0015617B" w:rsidRDefault="00B121E9" w:rsidP="00795230">
            <w:pPr>
              <w:widowControl w:val="0"/>
              <w:autoSpaceDE w:val="0"/>
              <w:autoSpaceDN w:val="0"/>
              <w:adjustRightInd w:val="0"/>
              <w:rPr>
                <w:rFonts w:cs="Arial"/>
                <w:b/>
                <w:color w:val="000000"/>
                <w:sz w:val="20"/>
                <w:szCs w:val="20"/>
              </w:rPr>
            </w:pPr>
            <w:r w:rsidRPr="0015617B">
              <w:rPr>
                <w:rFonts w:cs="Arial"/>
                <w:b/>
                <w:color w:val="000000"/>
                <w:sz w:val="20"/>
                <w:szCs w:val="20"/>
              </w:rPr>
              <w:t xml:space="preserve">Délivrance </w:t>
            </w:r>
          </w:p>
        </w:tc>
        <w:tc>
          <w:tcPr>
            <w:tcW w:w="1902" w:type="dxa"/>
            <w:tcBorders>
              <w:top w:val="single" w:sz="8" w:space="0" w:color="000000"/>
              <w:left w:val="single" w:sz="8" w:space="0" w:color="000000"/>
              <w:bottom w:val="single" w:sz="4" w:space="0" w:color="auto"/>
              <w:right w:val="single" w:sz="8" w:space="0" w:color="000000"/>
            </w:tcBorders>
          </w:tcPr>
          <w:p w14:paraId="0EA699E9"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NON </w:t>
            </w:r>
          </w:p>
          <w:p w14:paraId="286B3FEF"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Pas d’attestation supplémentaire </w:t>
            </w:r>
          </w:p>
          <w:p w14:paraId="358087D2"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p>
          <w:p w14:paraId="1EE74E85"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a - b = 0 </w:t>
            </w:r>
          </w:p>
        </w:tc>
        <w:tc>
          <w:tcPr>
            <w:tcW w:w="2650" w:type="dxa"/>
            <w:tcBorders>
              <w:top w:val="single" w:sz="8" w:space="0" w:color="000000"/>
              <w:left w:val="single" w:sz="8" w:space="0" w:color="000000"/>
              <w:bottom w:val="single" w:sz="4" w:space="0" w:color="auto"/>
              <w:right w:val="single" w:sz="8" w:space="0" w:color="000000"/>
            </w:tcBorders>
          </w:tcPr>
          <w:p w14:paraId="2ABC05E1"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NON </w:t>
            </w:r>
          </w:p>
          <w:p w14:paraId="0A3A601C"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Pas d’attestation supplémentaire </w:t>
            </w:r>
          </w:p>
          <w:p w14:paraId="7C85BDB4"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 </w:t>
            </w:r>
          </w:p>
          <w:p w14:paraId="31CB90B0"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a – b = 0 </w:t>
            </w:r>
          </w:p>
        </w:tc>
        <w:tc>
          <w:tcPr>
            <w:tcW w:w="2172" w:type="dxa"/>
            <w:tcBorders>
              <w:top w:val="single" w:sz="8" w:space="0" w:color="000000"/>
              <w:left w:val="single" w:sz="8" w:space="0" w:color="000000"/>
              <w:bottom w:val="single" w:sz="4" w:space="0" w:color="auto"/>
              <w:right w:val="single" w:sz="8" w:space="0" w:color="000000"/>
            </w:tcBorders>
          </w:tcPr>
          <w:p w14:paraId="697A71CC"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OUI </w:t>
            </w:r>
          </w:p>
          <w:p w14:paraId="196C925A"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Possibilité attestation supplémentaire </w:t>
            </w:r>
          </w:p>
          <w:p w14:paraId="7537481B"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Si a &gt; b </w:t>
            </w:r>
          </w:p>
          <w:p w14:paraId="64D6239A"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NON </w:t>
            </w:r>
          </w:p>
          <w:p w14:paraId="0620A517"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Si a = b </w:t>
            </w:r>
          </w:p>
        </w:tc>
        <w:tc>
          <w:tcPr>
            <w:tcW w:w="1945" w:type="dxa"/>
            <w:tcBorders>
              <w:top w:val="single" w:sz="8" w:space="0" w:color="000000"/>
              <w:left w:val="single" w:sz="8" w:space="0" w:color="000000"/>
              <w:bottom w:val="single" w:sz="4" w:space="0" w:color="auto"/>
              <w:right w:val="single" w:sz="8" w:space="0" w:color="000000"/>
            </w:tcBorders>
          </w:tcPr>
          <w:p w14:paraId="2D6A042D" w14:textId="77777777" w:rsidR="00B121E9" w:rsidRPr="0015617B" w:rsidRDefault="00B121E9" w:rsidP="00A361B5">
            <w:pPr>
              <w:widowControl w:val="0"/>
              <w:autoSpaceDE w:val="0"/>
              <w:autoSpaceDN w:val="0"/>
              <w:adjustRightInd w:val="0"/>
              <w:spacing w:before="60" w:after="60"/>
              <w:ind w:left="11"/>
              <w:jc w:val="center"/>
              <w:rPr>
                <w:rFonts w:cs="Arial"/>
                <w:color w:val="000000"/>
                <w:sz w:val="20"/>
                <w:szCs w:val="20"/>
              </w:rPr>
            </w:pPr>
            <w:r w:rsidRPr="0015617B">
              <w:rPr>
                <w:rFonts w:cs="Arial"/>
                <w:color w:val="000000"/>
                <w:sz w:val="20"/>
                <w:szCs w:val="20"/>
              </w:rPr>
              <w:t xml:space="preserve">OUI </w:t>
            </w:r>
          </w:p>
          <w:p w14:paraId="572EFB40" w14:textId="77777777" w:rsidR="00B121E9" w:rsidRPr="0015617B" w:rsidRDefault="00B121E9" w:rsidP="00A361B5">
            <w:pPr>
              <w:widowControl w:val="0"/>
              <w:autoSpaceDE w:val="0"/>
              <w:autoSpaceDN w:val="0"/>
              <w:adjustRightInd w:val="0"/>
              <w:spacing w:before="60"/>
              <w:ind w:left="11"/>
              <w:jc w:val="center"/>
              <w:rPr>
                <w:rFonts w:cs="Arial"/>
                <w:color w:val="000000"/>
                <w:sz w:val="20"/>
                <w:szCs w:val="20"/>
              </w:rPr>
            </w:pPr>
            <w:r w:rsidRPr="0015617B">
              <w:rPr>
                <w:rFonts w:cs="Arial"/>
                <w:color w:val="000000"/>
                <w:sz w:val="20"/>
                <w:szCs w:val="20"/>
              </w:rPr>
              <w:t xml:space="preserve">Possibilité attestation supplémentaire pour un </w:t>
            </w:r>
          </w:p>
          <w:p w14:paraId="4069BC56" w14:textId="77777777" w:rsidR="00B121E9" w:rsidRPr="0015617B" w:rsidRDefault="00B121E9" w:rsidP="00A361B5">
            <w:pPr>
              <w:widowControl w:val="0"/>
              <w:autoSpaceDE w:val="0"/>
              <w:autoSpaceDN w:val="0"/>
              <w:adjustRightInd w:val="0"/>
              <w:spacing w:after="60"/>
              <w:ind w:left="11"/>
              <w:jc w:val="center"/>
              <w:rPr>
                <w:rFonts w:cs="Arial"/>
                <w:color w:val="000000"/>
                <w:sz w:val="20"/>
                <w:szCs w:val="20"/>
              </w:rPr>
            </w:pPr>
            <w:r w:rsidRPr="0015617B">
              <w:rPr>
                <w:rFonts w:cs="Arial"/>
                <w:color w:val="000000"/>
                <w:sz w:val="20"/>
                <w:szCs w:val="20"/>
              </w:rPr>
              <w:t xml:space="preserve">montant a (b = 0) </w:t>
            </w:r>
          </w:p>
        </w:tc>
      </w:tr>
      <w:tr w:rsidR="00B121E9" w:rsidRPr="0015617B" w14:paraId="55F09606" w14:textId="77777777" w:rsidTr="00A819D4">
        <w:trPr>
          <w:trHeight w:val="363"/>
          <w:jc w:val="center"/>
        </w:trPr>
        <w:tc>
          <w:tcPr>
            <w:tcW w:w="2878" w:type="dxa"/>
            <w:tcBorders>
              <w:top w:val="single" w:sz="4" w:space="0" w:color="auto"/>
              <w:left w:val="single" w:sz="8" w:space="0" w:color="000000"/>
              <w:bottom w:val="single" w:sz="8" w:space="0" w:color="000000"/>
              <w:right w:val="single" w:sz="8" w:space="0" w:color="000000"/>
            </w:tcBorders>
          </w:tcPr>
          <w:p w14:paraId="2DCF2AB7" w14:textId="50A51255" w:rsidR="00B121E9" w:rsidRPr="0015617B" w:rsidRDefault="00B121E9" w:rsidP="00795230">
            <w:pPr>
              <w:widowControl w:val="0"/>
              <w:autoSpaceDE w:val="0"/>
              <w:autoSpaceDN w:val="0"/>
              <w:adjustRightInd w:val="0"/>
              <w:spacing w:before="60" w:after="60"/>
              <w:rPr>
                <w:rFonts w:cs="Arial"/>
                <w:color w:val="000000"/>
                <w:sz w:val="20"/>
                <w:szCs w:val="20"/>
              </w:rPr>
            </w:pPr>
            <w:r w:rsidRPr="0015617B">
              <w:rPr>
                <w:rFonts w:cs="Arial"/>
                <w:color w:val="000000"/>
                <w:sz w:val="20"/>
                <w:szCs w:val="20"/>
              </w:rPr>
              <w:lastRenderedPageBreak/>
              <w:t xml:space="preserve">REGIME DE LA PRIME D’EPARGNE </w:t>
            </w:r>
          </w:p>
        </w:tc>
        <w:tc>
          <w:tcPr>
            <w:tcW w:w="4552" w:type="dxa"/>
            <w:gridSpan w:val="2"/>
            <w:tcBorders>
              <w:top w:val="single" w:sz="4" w:space="0" w:color="auto"/>
              <w:left w:val="single" w:sz="8" w:space="0" w:color="000000"/>
              <w:bottom w:val="single" w:sz="8" w:space="0" w:color="000000"/>
              <w:right w:val="single" w:sz="8" w:space="0" w:color="000000"/>
            </w:tcBorders>
          </w:tcPr>
          <w:p w14:paraId="7FA6707D" w14:textId="77777777" w:rsidR="00B121E9" w:rsidRPr="0015617B" w:rsidRDefault="00B121E9" w:rsidP="00A361B5">
            <w:pPr>
              <w:widowControl w:val="0"/>
              <w:autoSpaceDE w:val="0"/>
              <w:autoSpaceDN w:val="0"/>
              <w:adjustRightInd w:val="0"/>
              <w:spacing w:before="60" w:after="60"/>
              <w:ind w:left="11"/>
              <w:rPr>
                <w:rFonts w:cs="Arial"/>
                <w:color w:val="000000"/>
                <w:sz w:val="20"/>
                <w:szCs w:val="20"/>
              </w:rPr>
            </w:pPr>
            <w:r w:rsidRPr="0015617B">
              <w:rPr>
                <w:rFonts w:cs="Arial"/>
                <w:color w:val="000000"/>
                <w:sz w:val="20"/>
                <w:szCs w:val="20"/>
              </w:rPr>
              <w:t xml:space="preserve">Régime en vigueur au jour de la </w:t>
            </w:r>
            <w:r w:rsidRPr="0015617B">
              <w:rPr>
                <w:rFonts w:cs="Arial"/>
                <w:color w:val="000000"/>
                <w:sz w:val="20"/>
                <w:szCs w:val="20"/>
                <w:u w:val="single"/>
              </w:rPr>
              <w:t xml:space="preserve">transformation </w:t>
            </w:r>
            <w:r w:rsidRPr="0015617B">
              <w:rPr>
                <w:rFonts w:cs="Arial"/>
                <w:color w:val="000000"/>
                <w:sz w:val="20"/>
                <w:szCs w:val="20"/>
              </w:rPr>
              <w:t xml:space="preserve">du PEL en CEL </w:t>
            </w:r>
          </w:p>
        </w:tc>
        <w:tc>
          <w:tcPr>
            <w:tcW w:w="4117" w:type="dxa"/>
            <w:gridSpan w:val="2"/>
            <w:tcBorders>
              <w:top w:val="single" w:sz="4" w:space="0" w:color="auto"/>
              <w:left w:val="single" w:sz="8" w:space="0" w:color="000000"/>
              <w:bottom w:val="single" w:sz="8" w:space="0" w:color="000000"/>
              <w:right w:val="single" w:sz="8" w:space="0" w:color="000000"/>
            </w:tcBorders>
          </w:tcPr>
          <w:p w14:paraId="2F366C96" w14:textId="77777777" w:rsidR="00B121E9" w:rsidRPr="0015617B" w:rsidRDefault="00B121E9" w:rsidP="00A361B5">
            <w:pPr>
              <w:widowControl w:val="0"/>
              <w:autoSpaceDE w:val="0"/>
              <w:autoSpaceDN w:val="0"/>
              <w:adjustRightInd w:val="0"/>
              <w:spacing w:before="60" w:after="60"/>
              <w:ind w:left="11"/>
              <w:rPr>
                <w:rFonts w:cs="Arial"/>
                <w:color w:val="000000"/>
                <w:sz w:val="20"/>
                <w:szCs w:val="20"/>
              </w:rPr>
            </w:pPr>
            <w:r w:rsidRPr="0015617B">
              <w:rPr>
                <w:rFonts w:cs="Arial"/>
                <w:color w:val="000000"/>
                <w:sz w:val="20"/>
                <w:szCs w:val="20"/>
              </w:rPr>
              <w:t xml:space="preserve">Régime en vigueur au jour de la </w:t>
            </w:r>
            <w:r w:rsidRPr="0015617B">
              <w:rPr>
                <w:rFonts w:cs="Arial"/>
                <w:color w:val="000000"/>
                <w:sz w:val="20"/>
                <w:szCs w:val="20"/>
                <w:u w:val="single"/>
              </w:rPr>
              <w:t xml:space="preserve">souscription </w:t>
            </w:r>
            <w:r w:rsidRPr="0015617B">
              <w:rPr>
                <w:rFonts w:cs="Arial"/>
                <w:color w:val="000000"/>
                <w:sz w:val="20"/>
                <w:szCs w:val="20"/>
              </w:rPr>
              <w:t xml:space="preserve">du CEL (attestation à la date d’antériorité) </w:t>
            </w:r>
          </w:p>
        </w:tc>
      </w:tr>
      <w:tr w:rsidR="00B121E9" w14:paraId="38AC4723" w14:textId="77777777" w:rsidTr="00A819D4">
        <w:trPr>
          <w:trHeight w:val="363"/>
          <w:jc w:val="center"/>
        </w:trPr>
        <w:tc>
          <w:tcPr>
            <w:tcW w:w="2878" w:type="dxa"/>
            <w:tcBorders>
              <w:top w:val="single" w:sz="8" w:space="0" w:color="000000"/>
              <w:left w:val="single" w:sz="8" w:space="0" w:color="000000"/>
              <w:bottom w:val="single" w:sz="8" w:space="0" w:color="000000"/>
              <w:right w:val="single" w:sz="8" w:space="0" w:color="000000"/>
            </w:tcBorders>
          </w:tcPr>
          <w:p w14:paraId="09B854BA" w14:textId="77777777" w:rsidR="00B121E9" w:rsidRPr="0015617B" w:rsidRDefault="00B121E9" w:rsidP="00795230">
            <w:pPr>
              <w:widowControl w:val="0"/>
              <w:autoSpaceDE w:val="0"/>
              <w:autoSpaceDN w:val="0"/>
              <w:adjustRightInd w:val="0"/>
              <w:spacing w:before="60" w:after="60"/>
              <w:rPr>
                <w:rFonts w:cs="Arial"/>
                <w:color w:val="000000"/>
                <w:sz w:val="20"/>
                <w:szCs w:val="20"/>
              </w:rPr>
            </w:pPr>
            <w:r w:rsidRPr="0015617B">
              <w:rPr>
                <w:rFonts w:cs="Arial"/>
                <w:color w:val="000000"/>
                <w:sz w:val="20"/>
                <w:szCs w:val="20"/>
              </w:rPr>
              <w:t>DUREE MINIMALE D’EPARGNE POUR DEMANDER UN PRET</w:t>
            </w:r>
          </w:p>
        </w:tc>
        <w:tc>
          <w:tcPr>
            <w:tcW w:w="4552" w:type="dxa"/>
            <w:gridSpan w:val="2"/>
            <w:tcBorders>
              <w:top w:val="single" w:sz="8" w:space="0" w:color="000000"/>
              <w:left w:val="single" w:sz="8" w:space="0" w:color="000000"/>
              <w:bottom w:val="single" w:sz="8" w:space="0" w:color="000000"/>
              <w:right w:val="single" w:sz="8" w:space="0" w:color="000000"/>
            </w:tcBorders>
          </w:tcPr>
          <w:p w14:paraId="7F97104D" w14:textId="77777777" w:rsidR="00B121E9" w:rsidRPr="0015617B" w:rsidRDefault="00B121E9" w:rsidP="00A361B5">
            <w:pPr>
              <w:widowControl w:val="0"/>
              <w:autoSpaceDE w:val="0"/>
              <w:autoSpaceDN w:val="0"/>
              <w:adjustRightInd w:val="0"/>
              <w:spacing w:before="60" w:after="60"/>
              <w:ind w:left="11"/>
              <w:rPr>
                <w:rFonts w:cs="Arial"/>
                <w:color w:val="000000"/>
                <w:sz w:val="20"/>
                <w:szCs w:val="20"/>
              </w:rPr>
            </w:pPr>
            <w:r w:rsidRPr="0015617B">
              <w:rPr>
                <w:rFonts w:cs="Arial"/>
                <w:color w:val="000000"/>
                <w:sz w:val="20"/>
                <w:szCs w:val="20"/>
              </w:rPr>
              <w:t>En fonction du jour de l’ouverture du PEL</w:t>
            </w:r>
          </w:p>
        </w:tc>
        <w:tc>
          <w:tcPr>
            <w:tcW w:w="4117" w:type="dxa"/>
            <w:gridSpan w:val="2"/>
            <w:tcBorders>
              <w:top w:val="single" w:sz="8" w:space="0" w:color="000000"/>
              <w:left w:val="single" w:sz="8" w:space="0" w:color="000000"/>
              <w:bottom w:val="single" w:sz="8" w:space="0" w:color="000000"/>
              <w:right w:val="single" w:sz="8" w:space="0" w:color="000000"/>
            </w:tcBorders>
          </w:tcPr>
          <w:p w14:paraId="615944AB" w14:textId="77777777" w:rsidR="00B121E9" w:rsidRPr="0015617B" w:rsidRDefault="00B121E9" w:rsidP="00A361B5">
            <w:pPr>
              <w:widowControl w:val="0"/>
              <w:autoSpaceDE w:val="0"/>
              <w:autoSpaceDN w:val="0"/>
              <w:adjustRightInd w:val="0"/>
              <w:spacing w:before="60" w:after="60"/>
              <w:ind w:left="11"/>
              <w:rPr>
                <w:rFonts w:cs="Arial"/>
                <w:color w:val="000000"/>
                <w:sz w:val="20"/>
                <w:szCs w:val="20"/>
              </w:rPr>
            </w:pPr>
            <w:r w:rsidRPr="0015617B">
              <w:rPr>
                <w:rFonts w:cs="Arial"/>
                <w:color w:val="000000"/>
                <w:sz w:val="20"/>
                <w:szCs w:val="20"/>
              </w:rPr>
              <w:t>En fonction du jour de l’ouverture du CEL (ou du PEL, s’il avait été ouvert avant le CEL)</w:t>
            </w:r>
          </w:p>
        </w:tc>
      </w:tr>
    </w:tbl>
    <w:p w14:paraId="4431DC96" w14:textId="77777777" w:rsidR="00B121E9" w:rsidRPr="00B121E9" w:rsidRDefault="00B121E9" w:rsidP="00B121E9">
      <w:pPr>
        <w:pStyle w:val="Titre2"/>
        <w:ind w:left="357"/>
      </w:pPr>
    </w:p>
    <w:p w14:paraId="47E83C49" w14:textId="77777777" w:rsidR="00B121E9" w:rsidRDefault="00B121E9" w:rsidP="00B121E9"/>
    <w:p w14:paraId="49301EDF" w14:textId="77777777" w:rsidR="00A03AED" w:rsidRDefault="00A03AED" w:rsidP="00A03AED">
      <w:pPr>
        <w:pStyle w:val="Titre2"/>
        <w:ind w:left="357"/>
        <w:rPr>
          <w:b w:val="0"/>
        </w:rPr>
        <w:sectPr w:rsidR="00A03AED" w:rsidSect="00326CA5">
          <w:pgSz w:w="11906" w:h="16838"/>
          <w:pgMar w:top="1417" w:right="1417" w:bottom="1417" w:left="1417" w:header="708" w:footer="708" w:gutter="0"/>
          <w:cols w:space="708"/>
          <w:docGrid w:linePitch="360"/>
        </w:sectPr>
      </w:pPr>
    </w:p>
    <w:p w14:paraId="3AC44E08" w14:textId="21FE8387" w:rsidR="00A03AED" w:rsidRDefault="00A03AED" w:rsidP="00A03AED">
      <w:pPr>
        <w:pStyle w:val="Titre2"/>
        <w:ind w:left="357"/>
        <w:rPr>
          <w:b w:val="0"/>
        </w:rPr>
      </w:pPr>
      <w:bookmarkStart w:id="85" w:name="_Ref474856081"/>
      <w:bookmarkStart w:id="86" w:name="_Toc63178004"/>
      <w:r w:rsidRPr="00BF17D4">
        <w:rPr>
          <w:b w:val="0"/>
        </w:rPr>
        <w:lastRenderedPageBreak/>
        <w:t xml:space="preserve">ANNEXE </w:t>
      </w:r>
      <w:r>
        <w:rPr>
          <w:b w:val="0"/>
        </w:rPr>
        <w:t>III</w:t>
      </w:r>
      <w:r w:rsidRPr="00BF17D4">
        <w:rPr>
          <w:b w:val="0"/>
        </w:rPr>
        <w:t xml:space="preserve">. </w:t>
      </w:r>
      <w:r w:rsidRPr="00A03AED">
        <w:rPr>
          <w:b w:val="0"/>
        </w:rPr>
        <w:t>Transfert du compte ou du plan d’épargne-logement</w:t>
      </w:r>
      <w:bookmarkEnd w:id="85"/>
      <w:bookmarkEnd w:id="86"/>
    </w:p>
    <w:p w14:paraId="5C58AFAD" w14:textId="34E4A302" w:rsidR="00A03AED" w:rsidRDefault="00980797" w:rsidP="009651F3">
      <w:pPr>
        <w:ind w:left="-426" w:right="-567" w:firstLine="0"/>
      </w:pPr>
      <w:r>
        <w:rPr>
          <w:noProof/>
          <w:lang w:eastAsia="fr-FR"/>
        </w:rPr>
        <w:drawing>
          <wp:inline distT="0" distB="0" distL="0" distR="0" wp14:anchorId="424E5792" wp14:editId="2872E48F">
            <wp:extent cx="6072997" cy="8461210"/>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075695" cy="8464969"/>
                    </a:xfrm>
                    <a:prstGeom prst="rect">
                      <a:avLst/>
                    </a:prstGeom>
                  </pic:spPr>
                </pic:pic>
              </a:graphicData>
            </a:graphic>
          </wp:inline>
        </w:drawing>
      </w:r>
    </w:p>
    <w:p w14:paraId="3C08A7C3" w14:textId="66A47DD1" w:rsidR="00980797" w:rsidRDefault="00980797">
      <w:r>
        <w:br w:type="page"/>
      </w:r>
    </w:p>
    <w:p w14:paraId="4F7BA2ED" w14:textId="0F48C560" w:rsidR="00A03AED" w:rsidRDefault="00980797" w:rsidP="009651F3">
      <w:pPr>
        <w:ind w:left="-426" w:right="-567" w:firstLine="0"/>
      </w:pPr>
      <w:r>
        <w:rPr>
          <w:noProof/>
          <w:lang w:eastAsia="fr-FR"/>
        </w:rPr>
        <w:lastRenderedPageBreak/>
        <w:drawing>
          <wp:inline distT="0" distB="0" distL="0" distR="0" wp14:anchorId="75C89E6E" wp14:editId="2E2449D4">
            <wp:extent cx="6100227" cy="8220974"/>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6099962" cy="8220617"/>
                    </a:xfrm>
                    <a:prstGeom prst="rect">
                      <a:avLst/>
                    </a:prstGeom>
                  </pic:spPr>
                </pic:pic>
              </a:graphicData>
            </a:graphic>
          </wp:inline>
        </w:drawing>
      </w:r>
    </w:p>
    <w:p w14:paraId="0358EF0E" w14:textId="2E220506" w:rsidR="00980797" w:rsidRDefault="00980797">
      <w:r>
        <w:br w:type="page"/>
      </w:r>
    </w:p>
    <w:p w14:paraId="6A278ED8" w14:textId="02E92F1C" w:rsidR="00980797" w:rsidRDefault="007F0D9B" w:rsidP="009651F3">
      <w:pPr>
        <w:ind w:left="-426" w:right="-567" w:firstLine="0"/>
      </w:pPr>
      <w:r>
        <w:rPr>
          <w:noProof/>
          <w:lang w:eastAsia="fr-FR"/>
        </w:rPr>
        <w:lastRenderedPageBreak/>
        <w:drawing>
          <wp:inline distT="0" distB="0" distL="0" distR="0" wp14:anchorId="46C0F3C7" wp14:editId="6FE0C492">
            <wp:extent cx="6121829" cy="817784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122380" cy="8178579"/>
                    </a:xfrm>
                    <a:prstGeom prst="rect">
                      <a:avLst/>
                    </a:prstGeom>
                  </pic:spPr>
                </pic:pic>
              </a:graphicData>
            </a:graphic>
          </wp:inline>
        </w:drawing>
      </w:r>
    </w:p>
    <w:p w14:paraId="0A9FE23E" w14:textId="0AD9FCE8" w:rsidR="007F0D9B" w:rsidRDefault="007F0D9B">
      <w:r>
        <w:br w:type="page"/>
      </w:r>
    </w:p>
    <w:p w14:paraId="67C7F8AA" w14:textId="550DA4CC" w:rsidR="00980797" w:rsidRDefault="007F0D9B" w:rsidP="009651F3">
      <w:pPr>
        <w:ind w:left="-426" w:right="-567" w:firstLine="0"/>
      </w:pPr>
      <w:r>
        <w:rPr>
          <w:noProof/>
          <w:lang w:eastAsia="fr-FR"/>
        </w:rPr>
        <w:lastRenderedPageBreak/>
        <w:drawing>
          <wp:inline distT="0" distB="0" distL="0" distR="0" wp14:anchorId="07780CD7" wp14:editId="41A4CC3F">
            <wp:extent cx="6131573" cy="8065698"/>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134707" cy="8069820"/>
                    </a:xfrm>
                    <a:prstGeom prst="rect">
                      <a:avLst/>
                    </a:prstGeom>
                  </pic:spPr>
                </pic:pic>
              </a:graphicData>
            </a:graphic>
          </wp:inline>
        </w:drawing>
      </w:r>
    </w:p>
    <w:p w14:paraId="32B71BF9" w14:textId="35B0918B" w:rsidR="007F0D9B" w:rsidRDefault="007F0D9B">
      <w:r>
        <w:br w:type="page"/>
      </w:r>
    </w:p>
    <w:p w14:paraId="51CC581D" w14:textId="5FF1EBF2" w:rsidR="00980797" w:rsidRDefault="007F0D9B" w:rsidP="009651F3">
      <w:pPr>
        <w:ind w:left="-426" w:right="-567" w:firstLine="0"/>
      </w:pPr>
      <w:r>
        <w:rPr>
          <w:noProof/>
          <w:lang w:eastAsia="fr-FR"/>
        </w:rPr>
        <w:lastRenderedPageBreak/>
        <w:drawing>
          <wp:inline distT="0" distB="0" distL="0" distR="0" wp14:anchorId="5EF59015" wp14:editId="5A87BC63">
            <wp:extent cx="6076772" cy="7953555"/>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6077098" cy="7953982"/>
                    </a:xfrm>
                    <a:prstGeom prst="rect">
                      <a:avLst/>
                    </a:prstGeom>
                  </pic:spPr>
                </pic:pic>
              </a:graphicData>
            </a:graphic>
          </wp:inline>
        </w:drawing>
      </w:r>
    </w:p>
    <w:p w14:paraId="35B8E2D2" w14:textId="0E57AEF2" w:rsidR="007F0D9B" w:rsidRDefault="007F0D9B">
      <w:r>
        <w:br w:type="page"/>
      </w:r>
    </w:p>
    <w:p w14:paraId="54DF3E66" w14:textId="74271827" w:rsidR="00980797" w:rsidRDefault="007F0D9B" w:rsidP="009651F3">
      <w:pPr>
        <w:ind w:left="-426" w:right="-567" w:firstLine="0"/>
      </w:pPr>
      <w:r>
        <w:rPr>
          <w:noProof/>
          <w:lang w:eastAsia="fr-FR"/>
        </w:rPr>
        <w:lastRenderedPageBreak/>
        <w:drawing>
          <wp:inline distT="0" distB="0" distL="0" distR="0" wp14:anchorId="1AD6746D" wp14:editId="616D7DED">
            <wp:extent cx="6081623" cy="815851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080645" cy="8157205"/>
                    </a:xfrm>
                    <a:prstGeom prst="rect">
                      <a:avLst/>
                    </a:prstGeom>
                  </pic:spPr>
                </pic:pic>
              </a:graphicData>
            </a:graphic>
          </wp:inline>
        </w:drawing>
      </w:r>
    </w:p>
    <w:p w14:paraId="10E25115" w14:textId="10FFDDBA" w:rsidR="007F0D9B" w:rsidRDefault="007F0D9B">
      <w:r>
        <w:br w:type="page"/>
      </w:r>
    </w:p>
    <w:p w14:paraId="42E9E231" w14:textId="7F0C5215" w:rsidR="00980797" w:rsidRDefault="007F0D9B" w:rsidP="009651F3">
      <w:pPr>
        <w:ind w:left="-426" w:right="-567" w:firstLine="0"/>
      </w:pPr>
      <w:r>
        <w:rPr>
          <w:noProof/>
          <w:lang w:eastAsia="fr-FR"/>
        </w:rPr>
        <w:lastRenderedPageBreak/>
        <w:drawing>
          <wp:inline distT="0" distB="0" distL="0" distR="0" wp14:anchorId="16B5E365" wp14:editId="0C1F39C2">
            <wp:extent cx="6098876" cy="8204323"/>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6101165" cy="8207403"/>
                    </a:xfrm>
                    <a:prstGeom prst="rect">
                      <a:avLst/>
                    </a:prstGeom>
                  </pic:spPr>
                </pic:pic>
              </a:graphicData>
            </a:graphic>
          </wp:inline>
        </w:drawing>
      </w:r>
    </w:p>
    <w:p w14:paraId="554D4E59" w14:textId="050F2D64" w:rsidR="007F0D9B" w:rsidRDefault="007F0D9B">
      <w:r>
        <w:br w:type="page"/>
      </w:r>
    </w:p>
    <w:p w14:paraId="324D13AB" w14:textId="1E471AC3" w:rsidR="00980797" w:rsidRDefault="007F0D9B" w:rsidP="009651F3">
      <w:pPr>
        <w:ind w:left="-426" w:right="-567" w:firstLine="0"/>
      </w:pPr>
      <w:r>
        <w:rPr>
          <w:noProof/>
          <w:lang w:eastAsia="fr-FR"/>
        </w:rPr>
        <w:lastRenderedPageBreak/>
        <w:drawing>
          <wp:inline distT="0" distB="0" distL="0" distR="0" wp14:anchorId="28DA6A28" wp14:editId="5308C997">
            <wp:extent cx="6110134" cy="8583283"/>
            <wp:effectExtent l="0" t="0" r="508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6112487" cy="8586588"/>
                    </a:xfrm>
                    <a:prstGeom prst="rect">
                      <a:avLst/>
                    </a:prstGeom>
                  </pic:spPr>
                </pic:pic>
              </a:graphicData>
            </a:graphic>
          </wp:inline>
        </w:drawing>
      </w:r>
    </w:p>
    <w:p w14:paraId="05D78F75" w14:textId="23CEC233" w:rsidR="007F0D9B" w:rsidRDefault="007F0D9B">
      <w:r>
        <w:br w:type="page"/>
      </w:r>
    </w:p>
    <w:p w14:paraId="4DFCDB38" w14:textId="7E83CC07" w:rsidR="00980797" w:rsidRDefault="007F0D9B" w:rsidP="009651F3">
      <w:pPr>
        <w:ind w:left="-426" w:right="-567" w:firstLine="0"/>
      </w:pPr>
      <w:r>
        <w:rPr>
          <w:noProof/>
          <w:lang w:eastAsia="fr-FR"/>
        </w:rPr>
        <w:lastRenderedPageBreak/>
        <w:drawing>
          <wp:inline distT="0" distB="0" distL="0" distR="0" wp14:anchorId="213723A7" wp14:editId="0FD5B04C">
            <wp:extent cx="5932350" cy="8126083"/>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33627" cy="8127832"/>
                    </a:xfrm>
                    <a:prstGeom prst="rect">
                      <a:avLst/>
                    </a:prstGeom>
                  </pic:spPr>
                </pic:pic>
              </a:graphicData>
            </a:graphic>
          </wp:inline>
        </w:drawing>
      </w:r>
    </w:p>
    <w:p w14:paraId="39A724CA" w14:textId="7A084D24" w:rsidR="007F0D9B" w:rsidRDefault="007F0D9B">
      <w:r>
        <w:br w:type="page"/>
      </w:r>
    </w:p>
    <w:p w14:paraId="2B845B6F" w14:textId="47A53664" w:rsidR="00980797" w:rsidRDefault="007F0D9B" w:rsidP="009651F3">
      <w:pPr>
        <w:ind w:left="-426" w:right="-567" w:firstLine="0"/>
      </w:pPr>
      <w:r>
        <w:rPr>
          <w:noProof/>
          <w:lang w:eastAsia="fr-FR"/>
        </w:rPr>
        <w:lastRenderedPageBreak/>
        <w:drawing>
          <wp:inline distT="0" distB="0" distL="0" distR="0" wp14:anchorId="28246BC7" wp14:editId="7FE7CF5D">
            <wp:extent cx="5760720" cy="2968772"/>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2968772"/>
                    </a:xfrm>
                    <a:prstGeom prst="rect">
                      <a:avLst/>
                    </a:prstGeom>
                  </pic:spPr>
                </pic:pic>
              </a:graphicData>
            </a:graphic>
          </wp:inline>
        </w:drawing>
      </w:r>
    </w:p>
    <w:p w14:paraId="5C3B3671" w14:textId="7AFBB404" w:rsidR="00980797" w:rsidRDefault="007F0D9B" w:rsidP="009651F3">
      <w:pPr>
        <w:ind w:left="-426" w:right="-567" w:firstLine="0"/>
      </w:pPr>
      <w:r>
        <w:rPr>
          <w:noProof/>
          <w:lang w:eastAsia="fr-FR"/>
        </w:rPr>
        <w:drawing>
          <wp:inline distT="0" distB="0" distL="0" distR="0" wp14:anchorId="2535E827" wp14:editId="5C2A2763">
            <wp:extent cx="5760720" cy="5477406"/>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5477406"/>
                    </a:xfrm>
                    <a:prstGeom prst="rect">
                      <a:avLst/>
                    </a:prstGeom>
                  </pic:spPr>
                </pic:pic>
              </a:graphicData>
            </a:graphic>
          </wp:inline>
        </w:drawing>
      </w:r>
    </w:p>
    <w:p w14:paraId="3318B5E3" w14:textId="77777777" w:rsidR="00A03AED" w:rsidRPr="00954C98" w:rsidRDefault="00A03AED" w:rsidP="00B121E9"/>
    <w:sectPr w:rsidR="00A03AED" w:rsidRPr="00954C98" w:rsidSect="00326CA5">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C17A75" w15:done="0"/>
  <w15:commentEx w15:paraId="62E5BE03" w15:done="0"/>
  <w15:commentEx w15:paraId="22B76F07" w15:done="0"/>
  <w15:commentEx w15:paraId="7EB57CBC" w15:done="0"/>
  <w15:commentEx w15:paraId="137F464A" w15:done="0"/>
  <w15:commentEx w15:paraId="14B84074" w15:done="0"/>
  <w15:commentEx w15:paraId="7B8D6520" w15:done="0"/>
  <w15:commentEx w15:paraId="51D40B5F" w15:done="0"/>
  <w15:commentEx w15:paraId="55BB1401" w15:done="0"/>
  <w15:commentEx w15:paraId="4D3FC1D3" w15:done="0"/>
  <w15:commentEx w15:paraId="37AAC299" w15:done="0"/>
  <w15:commentEx w15:paraId="476C0684" w15:done="0"/>
  <w15:commentEx w15:paraId="1B8C0202" w15:done="0"/>
  <w15:commentEx w15:paraId="6535C55D" w15:done="0"/>
  <w15:commentEx w15:paraId="1743C56A" w15:done="0"/>
  <w15:commentEx w15:paraId="1DF92CD5" w15:done="0"/>
  <w15:commentEx w15:paraId="6BB47834" w15:done="0"/>
  <w15:commentEx w15:paraId="0E5FC8C5" w15:done="0"/>
  <w15:commentEx w15:paraId="0BA5DD00" w15:done="0"/>
  <w15:commentEx w15:paraId="751BFBA6" w15:done="0"/>
  <w15:commentEx w15:paraId="4D92076A" w15:done="0"/>
  <w15:commentEx w15:paraId="2941E7A0" w15:done="0"/>
  <w15:commentEx w15:paraId="605FAD48" w15:done="0"/>
  <w15:commentEx w15:paraId="518779EC" w15:done="0"/>
  <w15:commentEx w15:paraId="555D399C" w15:done="0"/>
  <w15:commentEx w15:paraId="7477FE92" w15:done="0"/>
  <w15:commentEx w15:paraId="3A6E0C45" w15:done="0"/>
  <w15:commentEx w15:paraId="2AD975D4" w15:done="0"/>
  <w15:commentEx w15:paraId="738A19C8" w15:done="0"/>
  <w15:commentEx w15:paraId="140C10B5" w15:done="0"/>
  <w15:commentEx w15:paraId="2DE9BDC1" w15:done="0"/>
  <w15:commentEx w15:paraId="206B6B9C" w15:done="0"/>
  <w15:commentEx w15:paraId="540BFF5C" w15:done="0"/>
  <w15:commentEx w15:paraId="6B505565" w15:done="0"/>
  <w15:commentEx w15:paraId="1A47BC65" w15:done="0"/>
  <w15:commentEx w15:paraId="4D133BDE" w15:done="0"/>
  <w15:commentEx w15:paraId="0F810023" w15:done="0"/>
  <w15:commentEx w15:paraId="62EEF3FD" w15:done="0"/>
  <w15:commentEx w15:paraId="0413105F" w15:done="0"/>
  <w15:commentEx w15:paraId="6A67CFB8" w15:done="0"/>
  <w15:commentEx w15:paraId="2B98C36D" w15:done="0"/>
  <w15:commentEx w15:paraId="1E8DF08F" w15:done="0"/>
  <w15:commentEx w15:paraId="46526E1F" w15:done="0"/>
  <w15:commentEx w15:paraId="2D68F864" w15:done="0"/>
  <w15:commentEx w15:paraId="2F0DDA03" w15:done="0"/>
  <w15:commentEx w15:paraId="1164BE8C" w15:done="0"/>
  <w15:commentEx w15:paraId="414110A3" w15:done="0"/>
  <w15:commentEx w15:paraId="78281B66" w15:done="0"/>
  <w15:commentEx w15:paraId="35AFFE42" w15:done="0"/>
  <w15:commentEx w15:paraId="68CCCAA2" w15:done="0"/>
  <w15:commentEx w15:paraId="13868E88" w15:done="0"/>
  <w15:commentEx w15:paraId="2C16BD8A" w15:done="0"/>
  <w15:commentEx w15:paraId="7F723191" w15:done="0"/>
  <w15:commentEx w15:paraId="5AE49118" w15:done="0"/>
  <w15:commentEx w15:paraId="0D9F24A8" w15:done="0"/>
  <w15:commentEx w15:paraId="2908D08A" w15:done="0"/>
  <w15:commentEx w15:paraId="5234F608" w15:done="0"/>
  <w15:commentEx w15:paraId="54CF6EB7" w15:done="0"/>
  <w15:commentEx w15:paraId="34D74C35" w15:done="0"/>
  <w15:commentEx w15:paraId="42934C0B" w15:done="0"/>
  <w15:commentEx w15:paraId="5986EF7C" w15:done="0"/>
  <w15:commentEx w15:paraId="27D92414" w15:done="0"/>
  <w15:commentEx w15:paraId="5049E430" w15:done="0"/>
  <w15:commentEx w15:paraId="3DC3E5DF" w15:done="0"/>
  <w15:commentEx w15:paraId="51A3ACFF" w15:done="0"/>
  <w15:commentEx w15:paraId="57BD3122" w15:done="0"/>
  <w15:commentEx w15:paraId="1012CD81" w15:done="0"/>
  <w15:commentEx w15:paraId="6F7ECDA0" w15:done="0"/>
  <w15:commentEx w15:paraId="6EA3566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6B1B5E" w14:textId="77777777" w:rsidR="00CF0842" w:rsidRDefault="00CF0842" w:rsidP="004C5960">
      <w:r>
        <w:separator/>
      </w:r>
    </w:p>
  </w:endnote>
  <w:endnote w:type="continuationSeparator" w:id="0">
    <w:p w14:paraId="0AD2D232" w14:textId="77777777" w:rsidR="00CF0842" w:rsidRDefault="00CF0842" w:rsidP="004C5960">
      <w:r>
        <w:continuationSeparator/>
      </w:r>
    </w:p>
  </w:endnote>
  <w:endnote w:type="continuationNotice" w:id="1">
    <w:p w14:paraId="447FE6AC" w14:textId="77777777" w:rsidR="00CF0842" w:rsidRDefault="00CF08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G Omega">
    <w:panose1 w:val="020B0502050508020304"/>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8332390"/>
      <w:docPartObj>
        <w:docPartGallery w:val="Page Numbers (Bottom of Page)"/>
        <w:docPartUnique/>
      </w:docPartObj>
    </w:sdtPr>
    <w:sdtEndPr/>
    <w:sdtContent>
      <w:p w14:paraId="016EAB19" w14:textId="77777777" w:rsidR="00CF0842" w:rsidRDefault="00CF0842">
        <w:pPr>
          <w:pStyle w:val="Pieddepage"/>
          <w:jc w:val="right"/>
        </w:pPr>
        <w:r w:rsidRPr="00731ABD">
          <w:rPr>
            <w:rFonts w:ascii="CG Omega" w:hAnsi="CG Omega"/>
          </w:rPr>
          <w:fldChar w:fldCharType="begin"/>
        </w:r>
        <w:r w:rsidRPr="00731ABD">
          <w:rPr>
            <w:rFonts w:ascii="CG Omega" w:hAnsi="CG Omega"/>
          </w:rPr>
          <w:instrText>PAGE   \* MERGEFORMAT</w:instrText>
        </w:r>
        <w:r w:rsidRPr="00731ABD">
          <w:rPr>
            <w:rFonts w:ascii="CG Omega" w:hAnsi="CG Omega"/>
          </w:rPr>
          <w:fldChar w:fldCharType="separate"/>
        </w:r>
        <w:r w:rsidR="000751B8">
          <w:rPr>
            <w:rFonts w:ascii="CG Omega" w:hAnsi="CG Omega"/>
            <w:noProof/>
          </w:rPr>
          <w:t>1</w:t>
        </w:r>
        <w:r w:rsidRPr="00731ABD">
          <w:rPr>
            <w:rFonts w:ascii="CG Omega" w:hAnsi="CG Omega"/>
          </w:rPr>
          <w:fldChar w:fldCharType="end"/>
        </w:r>
      </w:p>
    </w:sdtContent>
  </w:sdt>
  <w:p w14:paraId="0DA69169" w14:textId="1AEC035D" w:rsidR="00CF0842" w:rsidRPr="00AD4618" w:rsidRDefault="00CF0842" w:rsidP="00BA18AF">
    <w:pPr>
      <w:pStyle w:val="Pieddepage"/>
      <w:ind w:left="0" w:firstLine="0"/>
      <w:jc w:val="center"/>
      <w:rPr>
        <w:rFonts w:ascii="CG Omega" w:hAnsi="CG Omega"/>
        <w:smallCaps/>
        <w:sz w:val="20"/>
      </w:rPr>
    </w:pPr>
    <w:r w:rsidRPr="00AD4618">
      <w:rPr>
        <w:rFonts w:ascii="CG Omega" w:hAnsi="CG Omega"/>
        <w:smallCaps/>
        <w:sz w:val="20"/>
      </w:rPr>
      <w:t>Epargne-logement : phase épargne</w:t>
    </w:r>
  </w:p>
  <w:p w14:paraId="4A252CE1" w14:textId="7F080D8E" w:rsidR="00CF0842" w:rsidRPr="00062DAD" w:rsidRDefault="00CF0842" w:rsidP="003F17D0">
    <w:pPr>
      <w:pStyle w:val="Pieddepage"/>
      <w:tabs>
        <w:tab w:val="clear" w:pos="4536"/>
        <w:tab w:val="center" w:pos="4535"/>
        <w:tab w:val="left" w:pos="7091"/>
      </w:tabs>
      <w:ind w:left="0" w:firstLine="0"/>
      <w:jc w:val="left"/>
      <w:rPr>
        <w:rFonts w:ascii="CG Omega" w:hAnsi="CG Omega"/>
        <w:sz w:val="18"/>
      </w:rPr>
    </w:pPr>
    <w:r>
      <w:rPr>
        <w:rFonts w:ascii="CG Omega" w:hAnsi="CG Omega"/>
        <w:sz w:val="18"/>
      </w:rPr>
      <w:tab/>
      <w:t>Février 2021</w:t>
    </w:r>
    <w:r>
      <w:rPr>
        <w:rFonts w:ascii="CG Omega" w:hAnsi="CG Omega"/>
        <w:sz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D253FA" w14:textId="77777777" w:rsidR="00CF0842" w:rsidRDefault="00CF0842" w:rsidP="004C5960">
      <w:r>
        <w:separator/>
      </w:r>
    </w:p>
  </w:footnote>
  <w:footnote w:type="continuationSeparator" w:id="0">
    <w:p w14:paraId="1EBA3FF0" w14:textId="77777777" w:rsidR="00CF0842" w:rsidRDefault="00CF0842" w:rsidP="004C5960">
      <w:r>
        <w:continuationSeparator/>
      </w:r>
    </w:p>
  </w:footnote>
  <w:footnote w:type="continuationNotice" w:id="1">
    <w:p w14:paraId="5BDEEA1A" w14:textId="77777777" w:rsidR="00CF0842" w:rsidRDefault="00CF0842"/>
  </w:footnote>
  <w:footnote w:id="2">
    <w:p w14:paraId="15CF18FF" w14:textId="333AF121" w:rsidR="00CF0842" w:rsidRDefault="00CF0842">
      <w:pPr>
        <w:pStyle w:val="Notedebasdepage"/>
      </w:pPr>
      <w:r>
        <w:rPr>
          <w:rStyle w:val="Appelnotedebasdep"/>
        </w:rPr>
        <w:footnoteRef/>
      </w:r>
      <w:r>
        <w:t xml:space="preserve"> I</w:t>
      </w:r>
      <w:r w:rsidRPr="00D3324D">
        <w:t>l est admis que les établissements de crédit puissent fonctionner par quinzaine ; dans ce cas, le total des versements s’apprécie par quinzaine sur l’année</w:t>
      </w:r>
      <w:r>
        <w:t>.</w:t>
      </w:r>
    </w:p>
  </w:footnote>
  <w:footnote w:id="3">
    <w:p w14:paraId="2F943A25" w14:textId="10BF4748" w:rsidR="00CF0842" w:rsidRPr="008F0CBA" w:rsidRDefault="00CF0842" w:rsidP="004B7112">
      <w:pPr>
        <w:pStyle w:val="Sansinterligne"/>
        <w:ind w:left="0" w:firstLine="0"/>
        <w:rPr>
          <w:rFonts w:ascii="CG Omega" w:hAnsi="CG Omega"/>
        </w:rPr>
      </w:pPr>
      <w:r>
        <w:rPr>
          <w:rStyle w:val="Appelnotedebasdep"/>
        </w:rPr>
        <w:footnoteRef/>
      </w:r>
      <w:r>
        <w:t xml:space="preserve"> </w:t>
      </w:r>
      <w:r w:rsidRPr="00110B1B">
        <w:rPr>
          <w:i/>
          <w:sz w:val="20"/>
          <w:szCs w:val="20"/>
          <w:u w:val="single"/>
        </w:rPr>
        <w:t>Pour en savoir plus </w:t>
      </w:r>
      <w:r w:rsidRPr="00110B1B">
        <w:rPr>
          <w:i/>
          <w:sz w:val="20"/>
          <w:szCs w:val="20"/>
        </w:rPr>
        <w:t>: En cas de circonstances exceptionnelles, lorsque le nouveau taux du livret A ne permet pas de préserver globalement le pouvoir d’achat des épargnants, la Banque de France peut proposer au ministre chargé de l’économie de maintenir le taux antérieur voire de le modifier. Enfin si au 15 avril et au 15 octobre de chaque année la Banque de France estime que la variation de l’inflation ou des marchés monétaires est très importante, elle peut proposer au ministre chargé de l’économie de réviser le taux au 1</w:t>
      </w:r>
      <w:r w:rsidRPr="00110B1B">
        <w:rPr>
          <w:i/>
          <w:sz w:val="20"/>
          <w:szCs w:val="20"/>
          <w:vertAlign w:val="superscript"/>
        </w:rPr>
        <w:t>er</w:t>
      </w:r>
      <w:r w:rsidRPr="00110B1B">
        <w:rPr>
          <w:i/>
          <w:sz w:val="20"/>
          <w:szCs w:val="20"/>
        </w:rPr>
        <w:t xml:space="preserve"> mai ou au 1</w:t>
      </w:r>
      <w:r w:rsidRPr="00110B1B">
        <w:rPr>
          <w:i/>
          <w:sz w:val="20"/>
          <w:szCs w:val="20"/>
          <w:vertAlign w:val="superscript"/>
        </w:rPr>
        <w:t>er</w:t>
      </w:r>
      <w:r w:rsidRPr="00110B1B">
        <w:rPr>
          <w:i/>
          <w:sz w:val="20"/>
          <w:szCs w:val="20"/>
        </w:rPr>
        <w:t xml:space="preserve"> novembre. Le ministre examine l’opportunité de modifier le taux et prend la décision après avis du Comité consultatif de la législation et de la réglementation financière </w:t>
      </w:r>
      <w:r w:rsidRPr="00110B1B">
        <w:rPr>
          <w:sz w:val="20"/>
          <w:szCs w:val="20"/>
        </w:rPr>
        <w:t>(</w:t>
      </w:r>
      <w:proofErr w:type="spellStart"/>
      <w:r>
        <w:fldChar w:fldCharType="begin"/>
      </w:r>
      <w:r>
        <w:instrText xml:space="preserve"> HYPERLINK "https://www.banque-france.fr/fileadmin/user_upload/banque_de_france/Mission/Protection_du_consommateur/CRBF86_13.pdf" </w:instrText>
      </w:r>
      <w:r>
        <w:fldChar w:fldCharType="separate"/>
      </w:r>
      <w:r w:rsidRPr="00386F60">
        <w:rPr>
          <w:rStyle w:val="Lienhypertexte"/>
          <w:i/>
          <w:sz w:val="20"/>
          <w:szCs w:val="20"/>
        </w:rPr>
        <w:t>Règl</w:t>
      </w:r>
      <w:proofErr w:type="spellEnd"/>
      <w:r w:rsidRPr="00386F60">
        <w:rPr>
          <w:rStyle w:val="Lienhypertexte"/>
          <w:i/>
          <w:sz w:val="20"/>
          <w:szCs w:val="20"/>
        </w:rPr>
        <w:t>. CRBF n° 86-13 du 14 mai 1986, art. 3, II</w:t>
      </w:r>
      <w:r>
        <w:rPr>
          <w:rStyle w:val="Lienhypertexte"/>
          <w:i/>
          <w:sz w:val="20"/>
          <w:szCs w:val="20"/>
        </w:rPr>
        <w:fldChar w:fldCharType="end"/>
      </w:r>
      <w:r w:rsidRPr="00110B1B">
        <w:rPr>
          <w:sz w:val="20"/>
          <w:szCs w:val="20"/>
        </w:rPr>
        <w:t>).</w:t>
      </w:r>
    </w:p>
    <w:p w14:paraId="64876F30" w14:textId="77777777" w:rsidR="00CF0842" w:rsidRDefault="00CF0842">
      <w:pPr>
        <w:pStyle w:val="Notedebasdepage"/>
      </w:pPr>
    </w:p>
  </w:footnote>
  <w:footnote w:id="4">
    <w:p w14:paraId="3AC164CC" w14:textId="21837615" w:rsidR="00CF0842" w:rsidRPr="00CB3924" w:rsidRDefault="00CF0842" w:rsidP="00110B1B">
      <w:pPr>
        <w:pStyle w:val="Notedebasdepage"/>
        <w:ind w:left="0"/>
      </w:pPr>
      <w:r w:rsidRPr="00CB3924">
        <w:rPr>
          <w:rStyle w:val="Appelnotedebasdep"/>
        </w:rPr>
        <w:footnoteRef/>
      </w:r>
      <w:r w:rsidRPr="00CB3924">
        <w:t xml:space="preserve"> </w:t>
      </w:r>
      <w:r>
        <w:rPr>
          <w:i/>
        </w:rPr>
        <w:t>Cependant e</w:t>
      </w:r>
      <w:r w:rsidRPr="00882D72">
        <w:rPr>
          <w:i/>
        </w:rPr>
        <w:t xml:space="preserve">n vertu du </w:t>
      </w:r>
      <w:hyperlink r:id="rId1" w:tgtFrame="_blank" w:history="1">
        <w:r w:rsidRPr="00882D72">
          <w:rPr>
            <w:rStyle w:val="Lienhypertexte"/>
            <w:i/>
          </w:rPr>
          <w:t>décret n° 2008-1281 du 8 décembre 2008</w:t>
        </w:r>
      </w:hyperlink>
      <w:r w:rsidRPr="00882D72">
        <w:rPr>
          <w:i/>
        </w:rPr>
        <w:t>, la circulaire du 16 février 1970 suscitée n’ayant pas été publiée au Journal Officiel (mais seulement au Bulletin Officiel du Ministère de l’Equipement et du Logement) ni sur le site dédié aux circulaires et instructions applicables (</w:t>
      </w:r>
      <w:hyperlink r:id="rId2" w:history="1">
        <w:r w:rsidRPr="00882D72">
          <w:rPr>
            <w:rStyle w:val="Lienhypertexte"/>
            <w:i/>
          </w:rPr>
          <w:t>http://circulaire.legifrance.gouv.fr/</w:t>
        </w:r>
      </w:hyperlink>
      <w:r w:rsidRPr="00882D72">
        <w:rPr>
          <w:i/>
        </w:rPr>
        <w:t>), elle doit être considérée comme abrogée</w:t>
      </w:r>
      <w:r w:rsidRPr="00CB3924">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55313"/>
    <w:multiLevelType w:val="hybridMultilevel"/>
    <w:tmpl w:val="24BA7282"/>
    <w:lvl w:ilvl="0" w:tplc="22BC0FEC">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3451E9"/>
    <w:multiLevelType w:val="hybridMultilevel"/>
    <w:tmpl w:val="7EC0EDF6"/>
    <w:lvl w:ilvl="0" w:tplc="334402C4">
      <w:numFmt w:val="bullet"/>
      <w:lvlText w:val="-"/>
      <w:lvlJc w:val="left"/>
      <w:pPr>
        <w:tabs>
          <w:tab w:val="num" w:pos="530"/>
        </w:tabs>
        <w:ind w:left="530" w:hanging="360"/>
      </w:pPr>
      <w:rPr>
        <w:rFonts w:ascii="CG Omega" w:eastAsia="Times New Roman" w:hAnsi="CG Omega" w:cs="Times New Roman" w:hint="default"/>
      </w:rPr>
    </w:lvl>
    <w:lvl w:ilvl="1" w:tplc="040C0003" w:tentative="1">
      <w:start w:val="1"/>
      <w:numFmt w:val="bullet"/>
      <w:lvlText w:val="o"/>
      <w:lvlJc w:val="left"/>
      <w:pPr>
        <w:tabs>
          <w:tab w:val="num" w:pos="1250"/>
        </w:tabs>
        <w:ind w:left="1250" w:hanging="360"/>
      </w:pPr>
      <w:rPr>
        <w:rFonts w:ascii="Courier New" w:hAnsi="Courier New" w:cs="Courier New" w:hint="default"/>
      </w:rPr>
    </w:lvl>
    <w:lvl w:ilvl="2" w:tplc="040C0005" w:tentative="1">
      <w:start w:val="1"/>
      <w:numFmt w:val="bullet"/>
      <w:lvlText w:val=""/>
      <w:lvlJc w:val="left"/>
      <w:pPr>
        <w:tabs>
          <w:tab w:val="num" w:pos="1970"/>
        </w:tabs>
        <w:ind w:left="1970" w:hanging="360"/>
      </w:pPr>
      <w:rPr>
        <w:rFonts w:ascii="Wingdings" w:hAnsi="Wingdings" w:hint="default"/>
      </w:rPr>
    </w:lvl>
    <w:lvl w:ilvl="3" w:tplc="040C0001" w:tentative="1">
      <w:start w:val="1"/>
      <w:numFmt w:val="bullet"/>
      <w:lvlText w:val=""/>
      <w:lvlJc w:val="left"/>
      <w:pPr>
        <w:tabs>
          <w:tab w:val="num" w:pos="2690"/>
        </w:tabs>
        <w:ind w:left="2690" w:hanging="360"/>
      </w:pPr>
      <w:rPr>
        <w:rFonts w:ascii="Symbol" w:hAnsi="Symbol" w:hint="default"/>
      </w:rPr>
    </w:lvl>
    <w:lvl w:ilvl="4" w:tplc="040C0003" w:tentative="1">
      <w:start w:val="1"/>
      <w:numFmt w:val="bullet"/>
      <w:lvlText w:val="o"/>
      <w:lvlJc w:val="left"/>
      <w:pPr>
        <w:tabs>
          <w:tab w:val="num" w:pos="3410"/>
        </w:tabs>
        <w:ind w:left="3410" w:hanging="360"/>
      </w:pPr>
      <w:rPr>
        <w:rFonts w:ascii="Courier New" w:hAnsi="Courier New" w:cs="Courier New" w:hint="default"/>
      </w:rPr>
    </w:lvl>
    <w:lvl w:ilvl="5" w:tplc="040C0005" w:tentative="1">
      <w:start w:val="1"/>
      <w:numFmt w:val="bullet"/>
      <w:lvlText w:val=""/>
      <w:lvlJc w:val="left"/>
      <w:pPr>
        <w:tabs>
          <w:tab w:val="num" w:pos="4130"/>
        </w:tabs>
        <w:ind w:left="4130" w:hanging="360"/>
      </w:pPr>
      <w:rPr>
        <w:rFonts w:ascii="Wingdings" w:hAnsi="Wingdings" w:hint="default"/>
      </w:rPr>
    </w:lvl>
    <w:lvl w:ilvl="6" w:tplc="040C0001" w:tentative="1">
      <w:start w:val="1"/>
      <w:numFmt w:val="bullet"/>
      <w:lvlText w:val=""/>
      <w:lvlJc w:val="left"/>
      <w:pPr>
        <w:tabs>
          <w:tab w:val="num" w:pos="4850"/>
        </w:tabs>
        <w:ind w:left="4850" w:hanging="360"/>
      </w:pPr>
      <w:rPr>
        <w:rFonts w:ascii="Symbol" w:hAnsi="Symbol" w:hint="default"/>
      </w:rPr>
    </w:lvl>
    <w:lvl w:ilvl="7" w:tplc="040C0003" w:tentative="1">
      <w:start w:val="1"/>
      <w:numFmt w:val="bullet"/>
      <w:lvlText w:val="o"/>
      <w:lvlJc w:val="left"/>
      <w:pPr>
        <w:tabs>
          <w:tab w:val="num" w:pos="5570"/>
        </w:tabs>
        <w:ind w:left="5570" w:hanging="360"/>
      </w:pPr>
      <w:rPr>
        <w:rFonts w:ascii="Courier New" w:hAnsi="Courier New" w:cs="Courier New" w:hint="default"/>
      </w:rPr>
    </w:lvl>
    <w:lvl w:ilvl="8" w:tplc="040C0005" w:tentative="1">
      <w:start w:val="1"/>
      <w:numFmt w:val="bullet"/>
      <w:lvlText w:val=""/>
      <w:lvlJc w:val="left"/>
      <w:pPr>
        <w:tabs>
          <w:tab w:val="num" w:pos="6290"/>
        </w:tabs>
        <w:ind w:left="6290" w:hanging="360"/>
      </w:pPr>
      <w:rPr>
        <w:rFonts w:ascii="Wingdings" w:hAnsi="Wingdings" w:hint="default"/>
      </w:rPr>
    </w:lvl>
  </w:abstractNum>
  <w:abstractNum w:abstractNumId="2">
    <w:nsid w:val="100D7F5D"/>
    <w:multiLevelType w:val="hybridMultilevel"/>
    <w:tmpl w:val="E66C7CE4"/>
    <w:lvl w:ilvl="0" w:tplc="6DB2BE02">
      <w:numFmt w:val="bullet"/>
      <w:lvlText w:val="-"/>
      <w:lvlJc w:val="left"/>
      <w:pPr>
        <w:ind w:left="1068" w:hanging="360"/>
      </w:pPr>
      <w:rPr>
        <w:rFonts w:ascii="CG Omega" w:eastAsiaTheme="minorHAnsi" w:hAnsi="CG Omeg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18FA57AB"/>
    <w:multiLevelType w:val="hybridMultilevel"/>
    <w:tmpl w:val="165AFE68"/>
    <w:lvl w:ilvl="0" w:tplc="128AB8EE">
      <w:start w:val="1"/>
      <w:numFmt w:val="decimal"/>
      <w:lvlText w:val="2.%1."/>
      <w:lvlJc w:val="left"/>
      <w:pPr>
        <w:ind w:left="505" w:hanging="148"/>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nsid w:val="1E526748"/>
    <w:multiLevelType w:val="hybridMultilevel"/>
    <w:tmpl w:val="DB921FD4"/>
    <w:lvl w:ilvl="0" w:tplc="38709E14">
      <w:start w:val="1"/>
      <w:numFmt w:val="bullet"/>
      <w:lvlText w:val="-"/>
      <w:lvlJc w:val="left"/>
      <w:pPr>
        <w:ind w:left="349" w:hanging="360"/>
      </w:pPr>
      <w:rPr>
        <w:rFonts w:ascii="CG Omega" w:eastAsiaTheme="minorHAnsi" w:hAnsi="CG Omega" w:cstheme="minorBidi" w:hint="default"/>
      </w:rPr>
    </w:lvl>
    <w:lvl w:ilvl="1" w:tplc="040C0003" w:tentative="1">
      <w:start w:val="1"/>
      <w:numFmt w:val="bullet"/>
      <w:lvlText w:val="o"/>
      <w:lvlJc w:val="left"/>
      <w:pPr>
        <w:ind w:left="1069" w:hanging="360"/>
      </w:pPr>
      <w:rPr>
        <w:rFonts w:ascii="Courier New" w:hAnsi="Courier New" w:cs="Courier New" w:hint="default"/>
      </w:rPr>
    </w:lvl>
    <w:lvl w:ilvl="2" w:tplc="040C0005" w:tentative="1">
      <w:start w:val="1"/>
      <w:numFmt w:val="bullet"/>
      <w:lvlText w:val=""/>
      <w:lvlJc w:val="left"/>
      <w:pPr>
        <w:ind w:left="1789" w:hanging="360"/>
      </w:pPr>
      <w:rPr>
        <w:rFonts w:ascii="Wingdings" w:hAnsi="Wingdings" w:hint="default"/>
      </w:rPr>
    </w:lvl>
    <w:lvl w:ilvl="3" w:tplc="040C0001" w:tentative="1">
      <w:start w:val="1"/>
      <w:numFmt w:val="bullet"/>
      <w:lvlText w:val=""/>
      <w:lvlJc w:val="left"/>
      <w:pPr>
        <w:ind w:left="2509" w:hanging="360"/>
      </w:pPr>
      <w:rPr>
        <w:rFonts w:ascii="Symbol" w:hAnsi="Symbol" w:hint="default"/>
      </w:rPr>
    </w:lvl>
    <w:lvl w:ilvl="4" w:tplc="040C0003" w:tentative="1">
      <w:start w:val="1"/>
      <w:numFmt w:val="bullet"/>
      <w:lvlText w:val="o"/>
      <w:lvlJc w:val="left"/>
      <w:pPr>
        <w:ind w:left="3229" w:hanging="360"/>
      </w:pPr>
      <w:rPr>
        <w:rFonts w:ascii="Courier New" w:hAnsi="Courier New" w:cs="Courier New" w:hint="default"/>
      </w:rPr>
    </w:lvl>
    <w:lvl w:ilvl="5" w:tplc="040C0005" w:tentative="1">
      <w:start w:val="1"/>
      <w:numFmt w:val="bullet"/>
      <w:lvlText w:val=""/>
      <w:lvlJc w:val="left"/>
      <w:pPr>
        <w:ind w:left="3949" w:hanging="360"/>
      </w:pPr>
      <w:rPr>
        <w:rFonts w:ascii="Wingdings" w:hAnsi="Wingdings" w:hint="default"/>
      </w:rPr>
    </w:lvl>
    <w:lvl w:ilvl="6" w:tplc="040C0001" w:tentative="1">
      <w:start w:val="1"/>
      <w:numFmt w:val="bullet"/>
      <w:lvlText w:val=""/>
      <w:lvlJc w:val="left"/>
      <w:pPr>
        <w:ind w:left="4669" w:hanging="360"/>
      </w:pPr>
      <w:rPr>
        <w:rFonts w:ascii="Symbol" w:hAnsi="Symbol" w:hint="default"/>
      </w:rPr>
    </w:lvl>
    <w:lvl w:ilvl="7" w:tplc="040C0003" w:tentative="1">
      <w:start w:val="1"/>
      <w:numFmt w:val="bullet"/>
      <w:lvlText w:val="o"/>
      <w:lvlJc w:val="left"/>
      <w:pPr>
        <w:ind w:left="5389" w:hanging="360"/>
      </w:pPr>
      <w:rPr>
        <w:rFonts w:ascii="Courier New" w:hAnsi="Courier New" w:cs="Courier New" w:hint="default"/>
      </w:rPr>
    </w:lvl>
    <w:lvl w:ilvl="8" w:tplc="040C0005" w:tentative="1">
      <w:start w:val="1"/>
      <w:numFmt w:val="bullet"/>
      <w:lvlText w:val=""/>
      <w:lvlJc w:val="left"/>
      <w:pPr>
        <w:ind w:left="6109" w:hanging="360"/>
      </w:pPr>
      <w:rPr>
        <w:rFonts w:ascii="Wingdings" w:hAnsi="Wingdings" w:hint="default"/>
      </w:rPr>
    </w:lvl>
  </w:abstractNum>
  <w:abstractNum w:abstractNumId="5">
    <w:nsid w:val="2038313E"/>
    <w:multiLevelType w:val="hybridMultilevel"/>
    <w:tmpl w:val="A3B8606C"/>
    <w:lvl w:ilvl="0" w:tplc="040C0001">
      <w:start w:val="1"/>
      <w:numFmt w:val="bullet"/>
      <w:lvlText w:val=""/>
      <w:lvlJc w:val="left"/>
      <w:pPr>
        <w:ind w:left="709" w:hanging="360"/>
      </w:pPr>
      <w:rPr>
        <w:rFonts w:ascii="Symbol" w:hAnsi="Symbol" w:hint="default"/>
      </w:rPr>
    </w:lvl>
    <w:lvl w:ilvl="1" w:tplc="040C0003" w:tentative="1">
      <w:start w:val="1"/>
      <w:numFmt w:val="bullet"/>
      <w:lvlText w:val="o"/>
      <w:lvlJc w:val="left"/>
      <w:pPr>
        <w:ind w:left="1429" w:hanging="360"/>
      </w:pPr>
      <w:rPr>
        <w:rFonts w:ascii="Courier New" w:hAnsi="Courier New" w:cs="Courier New" w:hint="default"/>
      </w:rPr>
    </w:lvl>
    <w:lvl w:ilvl="2" w:tplc="040C0005" w:tentative="1">
      <w:start w:val="1"/>
      <w:numFmt w:val="bullet"/>
      <w:lvlText w:val=""/>
      <w:lvlJc w:val="left"/>
      <w:pPr>
        <w:ind w:left="2149" w:hanging="360"/>
      </w:pPr>
      <w:rPr>
        <w:rFonts w:ascii="Wingdings" w:hAnsi="Wingdings" w:hint="default"/>
      </w:rPr>
    </w:lvl>
    <w:lvl w:ilvl="3" w:tplc="040C0001" w:tentative="1">
      <w:start w:val="1"/>
      <w:numFmt w:val="bullet"/>
      <w:lvlText w:val=""/>
      <w:lvlJc w:val="left"/>
      <w:pPr>
        <w:ind w:left="2869" w:hanging="360"/>
      </w:pPr>
      <w:rPr>
        <w:rFonts w:ascii="Symbol" w:hAnsi="Symbol" w:hint="default"/>
      </w:rPr>
    </w:lvl>
    <w:lvl w:ilvl="4" w:tplc="040C0003" w:tentative="1">
      <w:start w:val="1"/>
      <w:numFmt w:val="bullet"/>
      <w:lvlText w:val="o"/>
      <w:lvlJc w:val="left"/>
      <w:pPr>
        <w:ind w:left="3589" w:hanging="360"/>
      </w:pPr>
      <w:rPr>
        <w:rFonts w:ascii="Courier New" w:hAnsi="Courier New" w:cs="Courier New" w:hint="default"/>
      </w:rPr>
    </w:lvl>
    <w:lvl w:ilvl="5" w:tplc="040C0005" w:tentative="1">
      <w:start w:val="1"/>
      <w:numFmt w:val="bullet"/>
      <w:lvlText w:val=""/>
      <w:lvlJc w:val="left"/>
      <w:pPr>
        <w:ind w:left="4309" w:hanging="360"/>
      </w:pPr>
      <w:rPr>
        <w:rFonts w:ascii="Wingdings" w:hAnsi="Wingdings" w:hint="default"/>
      </w:rPr>
    </w:lvl>
    <w:lvl w:ilvl="6" w:tplc="040C0001" w:tentative="1">
      <w:start w:val="1"/>
      <w:numFmt w:val="bullet"/>
      <w:lvlText w:val=""/>
      <w:lvlJc w:val="left"/>
      <w:pPr>
        <w:ind w:left="5029" w:hanging="360"/>
      </w:pPr>
      <w:rPr>
        <w:rFonts w:ascii="Symbol" w:hAnsi="Symbol" w:hint="default"/>
      </w:rPr>
    </w:lvl>
    <w:lvl w:ilvl="7" w:tplc="040C0003" w:tentative="1">
      <w:start w:val="1"/>
      <w:numFmt w:val="bullet"/>
      <w:lvlText w:val="o"/>
      <w:lvlJc w:val="left"/>
      <w:pPr>
        <w:ind w:left="5749" w:hanging="360"/>
      </w:pPr>
      <w:rPr>
        <w:rFonts w:ascii="Courier New" w:hAnsi="Courier New" w:cs="Courier New" w:hint="default"/>
      </w:rPr>
    </w:lvl>
    <w:lvl w:ilvl="8" w:tplc="040C0005" w:tentative="1">
      <w:start w:val="1"/>
      <w:numFmt w:val="bullet"/>
      <w:lvlText w:val=""/>
      <w:lvlJc w:val="left"/>
      <w:pPr>
        <w:ind w:left="6469" w:hanging="360"/>
      </w:pPr>
      <w:rPr>
        <w:rFonts w:ascii="Wingdings" w:hAnsi="Wingdings" w:hint="default"/>
      </w:rPr>
    </w:lvl>
  </w:abstractNum>
  <w:abstractNum w:abstractNumId="6">
    <w:nsid w:val="293E5CD9"/>
    <w:multiLevelType w:val="hybridMultilevel"/>
    <w:tmpl w:val="1A3E2002"/>
    <w:lvl w:ilvl="0" w:tplc="63368684">
      <w:start w:val="1"/>
      <w:numFmt w:val="decimal"/>
      <w:lvlText w:val="1.%1."/>
      <w:lvlJc w:val="left"/>
      <w:pPr>
        <w:ind w:left="505" w:hanging="14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7">
    <w:nsid w:val="2A570372"/>
    <w:multiLevelType w:val="hybridMultilevel"/>
    <w:tmpl w:val="6C00962A"/>
    <w:lvl w:ilvl="0" w:tplc="4F18E1BC">
      <w:numFmt w:val="bullet"/>
      <w:lvlText w:val="-"/>
      <w:lvlJc w:val="left"/>
      <w:pPr>
        <w:ind w:left="1057" w:hanging="360"/>
      </w:pPr>
      <w:rPr>
        <w:rFonts w:ascii="Calibri" w:eastAsiaTheme="minorHAnsi" w:hAnsi="Calibri" w:cs="Calibri" w:hint="default"/>
      </w:rPr>
    </w:lvl>
    <w:lvl w:ilvl="1" w:tplc="040C0003" w:tentative="1">
      <w:start w:val="1"/>
      <w:numFmt w:val="bullet"/>
      <w:lvlText w:val="o"/>
      <w:lvlJc w:val="left"/>
      <w:pPr>
        <w:ind w:left="1777" w:hanging="360"/>
      </w:pPr>
      <w:rPr>
        <w:rFonts w:ascii="Courier New" w:hAnsi="Courier New" w:cs="Courier New" w:hint="default"/>
      </w:rPr>
    </w:lvl>
    <w:lvl w:ilvl="2" w:tplc="040C0005" w:tentative="1">
      <w:start w:val="1"/>
      <w:numFmt w:val="bullet"/>
      <w:lvlText w:val=""/>
      <w:lvlJc w:val="left"/>
      <w:pPr>
        <w:ind w:left="2497" w:hanging="360"/>
      </w:pPr>
      <w:rPr>
        <w:rFonts w:ascii="Wingdings" w:hAnsi="Wingdings" w:hint="default"/>
      </w:rPr>
    </w:lvl>
    <w:lvl w:ilvl="3" w:tplc="040C0001" w:tentative="1">
      <w:start w:val="1"/>
      <w:numFmt w:val="bullet"/>
      <w:lvlText w:val=""/>
      <w:lvlJc w:val="left"/>
      <w:pPr>
        <w:ind w:left="3217" w:hanging="360"/>
      </w:pPr>
      <w:rPr>
        <w:rFonts w:ascii="Symbol" w:hAnsi="Symbol" w:hint="default"/>
      </w:rPr>
    </w:lvl>
    <w:lvl w:ilvl="4" w:tplc="040C0003" w:tentative="1">
      <w:start w:val="1"/>
      <w:numFmt w:val="bullet"/>
      <w:lvlText w:val="o"/>
      <w:lvlJc w:val="left"/>
      <w:pPr>
        <w:ind w:left="3937" w:hanging="360"/>
      </w:pPr>
      <w:rPr>
        <w:rFonts w:ascii="Courier New" w:hAnsi="Courier New" w:cs="Courier New" w:hint="default"/>
      </w:rPr>
    </w:lvl>
    <w:lvl w:ilvl="5" w:tplc="040C0005" w:tentative="1">
      <w:start w:val="1"/>
      <w:numFmt w:val="bullet"/>
      <w:lvlText w:val=""/>
      <w:lvlJc w:val="left"/>
      <w:pPr>
        <w:ind w:left="4657" w:hanging="360"/>
      </w:pPr>
      <w:rPr>
        <w:rFonts w:ascii="Wingdings" w:hAnsi="Wingdings" w:hint="default"/>
      </w:rPr>
    </w:lvl>
    <w:lvl w:ilvl="6" w:tplc="040C0001" w:tentative="1">
      <w:start w:val="1"/>
      <w:numFmt w:val="bullet"/>
      <w:lvlText w:val=""/>
      <w:lvlJc w:val="left"/>
      <w:pPr>
        <w:ind w:left="5377" w:hanging="360"/>
      </w:pPr>
      <w:rPr>
        <w:rFonts w:ascii="Symbol" w:hAnsi="Symbol" w:hint="default"/>
      </w:rPr>
    </w:lvl>
    <w:lvl w:ilvl="7" w:tplc="040C0003" w:tentative="1">
      <w:start w:val="1"/>
      <w:numFmt w:val="bullet"/>
      <w:lvlText w:val="o"/>
      <w:lvlJc w:val="left"/>
      <w:pPr>
        <w:ind w:left="6097" w:hanging="360"/>
      </w:pPr>
      <w:rPr>
        <w:rFonts w:ascii="Courier New" w:hAnsi="Courier New" w:cs="Courier New" w:hint="default"/>
      </w:rPr>
    </w:lvl>
    <w:lvl w:ilvl="8" w:tplc="040C0005" w:tentative="1">
      <w:start w:val="1"/>
      <w:numFmt w:val="bullet"/>
      <w:lvlText w:val=""/>
      <w:lvlJc w:val="left"/>
      <w:pPr>
        <w:ind w:left="6817" w:hanging="360"/>
      </w:pPr>
      <w:rPr>
        <w:rFonts w:ascii="Wingdings" w:hAnsi="Wingdings" w:hint="default"/>
      </w:rPr>
    </w:lvl>
  </w:abstractNum>
  <w:abstractNum w:abstractNumId="8">
    <w:nsid w:val="2B342BBE"/>
    <w:multiLevelType w:val="hybridMultilevel"/>
    <w:tmpl w:val="E050EE0A"/>
    <w:lvl w:ilvl="0" w:tplc="F0BCEFC8">
      <w:start w:val="1"/>
      <w:numFmt w:val="decimal"/>
      <w:lvlText w:val="1.%1"/>
      <w:lvlJc w:val="left"/>
      <w:pPr>
        <w:ind w:left="1777" w:hanging="360"/>
      </w:pPr>
      <w:rPr>
        <w:rFonts w:hint="default"/>
      </w:rPr>
    </w:lvl>
    <w:lvl w:ilvl="1" w:tplc="1E062562">
      <w:start w:val="1"/>
      <w:numFmt w:val="decimal"/>
      <w:lvlText w:val="1.%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936D87"/>
    <w:multiLevelType w:val="hybridMultilevel"/>
    <w:tmpl w:val="376CA4BC"/>
    <w:lvl w:ilvl="0" w:tplc="484276A0">
      <w:start w:val="1"/>
      <w:numFmt w:val="decimal"/>
      <w:lvlText w:val="4.%1."/>
      <w:lvlJc w:val="left"/>
      <w:pPr>
        <w:ind w:left="505" w:hanging="14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5A83085"/>
    <w:multiLevelType w:val="hybridMultilevel"/>
    <w:tmpl w:val="63E6D070"/>
    <w:lvl w:ilvl="0" w:tplc="F25A01B2">
      <w:start w:val="1"/>
      <w:numFmt w:val="decimal"/>
      <w:lvlText w:val="%1)"/>
      <w:lvlJc w:val="left"/>
      <w:pPr>
        <w:ind w:left="349" w:hanging="360"/>
      </w:pPr>
      <w:rPr>
        <w:rFonts w:hint="default"/>
      </w:rPr>
    </w:lvl>
    <w:lvl w:ilvl="1" w:tplc="040C0019" w:tentative="1">
      <w:start w:val="1"/>
      <w:numFmt w:val="lowerLetter"/>
      <w:lvlText w:val="%2."/>
      <w:lvlJc w:val="left"/>
      <w:pPr>
        <w:ind w:left="1069" w:hanging="360"/>
      </w:pPr>
    </w:lvl>
    <w:lvl w:ilvl="2" w:tplc="040C001B" w:tentative="1">
      <w:start w:val="1"/>
      <w:numFmt w:val="lowerRoman"/>
      <w:lvlText w:val="%3."/>
      <w:lvlJc w:val="right"/>
      <w:pPr>
        <w:ind w:left="1789" w:hanging="180"/>
      </w:pPr>
    </w:lvl>
    <w:lvl w:ilvl="3" w:tplc="040C000F" w:tentative="1">
      <w:start w:val="1"/>
      <w:numFmt w:val="decimal"/>
      <w:lvlText w:val="%4."/>
      <w:lvlJc w:val="left"/>
      <w:pPr>
        <w:ind w:left="2509" w:hanging="360"/>
      </w:pPr>
    </w:lvl>
    <w:lvl w:ilvl="4" w:tplc="040C0019" w:tentative="1">
      <w:start w:val="1"/>
      <w:numFmt w:val="lowerLetter"/>
      <w:lvlText w:val="%5."/>
      <w:lvlJc w:val="left"/>
      <w:pPr>
        <w:ind w:left="3229" w:hanging="360"/>
      </w:pPr>
    </w:lvl>
    <w:lvl w:ilvl="5" w:tplc="040C001B" w:tentative="1">
      <w:start w:val="1"/>
      <w:numFmt w:val="lowerRoman"/>
      <w:lvlText w:val="%6."/>
      <w:lvlJc w:val="right"/>
      <w:pPr>
        <w:ind w:left="3949" w:hanging="180"/>
      </w:pPr>
    </w:lvl>
    <w:lvl w:ilvl="6" w:tplc="040C000F" w:tentative="1">
      <w:start w:val="1"/>
      <w:numFmt w:val="decimal"/>
      <w:lvlText w:val="%7."/>
      <w:lvlJc w:val="left"/>
      <w:pPr>
        <w:ind w:left="4669" w:hanging="360"/>
      </w:pPr>
    </w:lvl>
    <w:lvl w:ilvl="7" w:tplc="040C0019" w:tentative="1">
      <w:start w:val="1"/>
      <w:numFmt w:val="lowerLetter"/>
      <w:lvlText w:val="%8."/>
      <w:lvlJc w:val="left"/>
      <w:pPr>
        <w:ind w:left="5389" w:hanging="360"/>
      </w:pPr>
    </w:lvl>
    <w:lvl w:ilvl="8" w:tplc="040C001B" w:tentative="1">
      <w:start w:val="1"/>
      <w:numFmt w:val="lowerRoman"/>
      <w:lvlText w:val="%9."/>
      <w:lvlJc w:val="right"/>
      <w:pPr>
        <w:ind w:left="6109" w:hanging="180"/>
      </w:pPr>
    </w:lvl>
  </w:abstractNum>
  <w:abstractNum w:abstractNumId="11">
    <w:nsid w:val="3B5E33E4"/>
    <w:multiLevelType w:val="multilevel"/>
    <w:tmpl w:val="E3E20442"/>
    <w:lvl w:ilvl="0">
      <w:start w:val="3"/>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3F696D12"/>
    <w:multiLevelType w:val="hybridMultilevel"/>
    <w:tmpl w:val="A6C8C75E"/>
    <w:lvl w:ilvl="0" w:tplc="3C90EB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1E77ADA"/>
    <w:multiLevelType w:val="hybridMultilevel"/>
    <w:tmpl w:val="B12A3780"/>
    <w:lvl w:ilvl="0" w:tplc="75048A6A">
      <w:start w:val="13"/>
      <w:numFmt w:val="bullet"/>
      <w:lvlText w:val="-"/>
      <w:lvlJc w:val="left"/>
      <w:pPr>
        <w:ind w:left="720" w:hanging="360"/>
      </w:pPr>
      <w:rPr>
        <w:rFonts w:ascii="CG Omega" w:eastAsia="Times New Roman" w:hAnsi="CG Omeg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3A30B1C"/>
    <w:multiLevelType w:val="hybridMultilevel"/>
    <w:tmpl w:val="308001D8"/>
    <w:lvl w:ilvl="0" w:tplc="38EAE90E">
      <w:start w:val="1"/>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4B63FB0"/>
    <w:multiLevelType w:val="multilevel"/>
    <w:tmpl w:val="F5C4115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456752F0"/>
    <w:multiLevelType w:val="hybridMultilevel"/>
    <w:tmpl w:val="5B70606E"/>
    <w:lvl w:ilvl="0" w:tplc="29C271CE">
      <w:start w:val="3"/>
      <w:numFmt w:val="bullet"/>
      <w:lvlText w:val="-"/>
      <w:lvlJc w:val="left"/>
      <w:pPr>
        <w:ind w:left="720" w:hanging="360"/>
      </w:pPr>
      <w:rPr>
        <w:rFonts w:ascii="CG Omega" w:eastAsiaTheme="minorHAnsi" w:hAnsi="CG Omeg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7572AF4"/>
    <w:multiLevelType w:val="hybridMultilevel"/>
    <w:tmpl w:val="5330BBB4"/>
    <w:lvl w:ilvl="0" w:tplc="E4589886">
      <w:start w:val="1"/>
      <w:numFmt w:val="decimal"/>
      <w:lvlText w:val="1%1"/>
      <w:lvlJc w:val="left"/>
      <w:pPr>
        <w:ind w:left="2474" w:hanging="360"/>
      </w:pPr>
      <w:rPr>
        <w:rFonts w:hint="default"/>
      </w:rPr>
    </w:lvl>
    <w:lvl w:ilvl="1" w:tplc="040C0019" w:tentative="1">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abstractNum w:abstractNumId="18">
    <w:nsid w:val="48C201CF"/>
    <w:multiLevelType w:val="multilevel"/>
    <w:tmpl w:val="3D487DD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FEA0882"/>
    <w:multiLevelType w:val="multilevel"/>
    <w:tmpl w:val="CD00238E"/>
    <w:lvl w:ilvl="0">
      <w:start w:val="1"/>
      <w:numFmt w:val="decimal"/>
      <w:lvlText w:val="%1."/>
      <w:lvlJc w:val="left"/>
      <w:pPr>
        <w:ind w:left="1417" w:hanging="360"/>
      </w:pPr>
    </w:lvl>
    <w:lvl w:ilvl="1">
      <w:start w:val="4"/>
      <w:numFmt w:val="decimal"/>
      <w:isLgl/>
      <w:lvlText w:val="%1.%2."/>
      <w:lvlJc w:val="left"/>
      <w:pPr>
        <w:ind w:left="1777" w:hanging="720"/>
      </w:pPr>
      <w:rPr>
        <w:rFonts w:hint="default"/>
      </w:rPr>
    </w:lvl>
    <w:lvl w:ilvl="2">
      <w:start w:val="1"/>
      <w:numFmt w:val="decimal"/>
      <w:isLgl/>
      <w:lvlText w:val="%1.%2.%3."/>
      <w:lvlJc w:val="left"/>
      <w:pPr>
        <w:ind w:left="1777" w:hanging="720"/>
      </w:pPr>
      <w:rPr>
        <w:rFonts w:hint="default"/>
      </w:rPr>
    </w:lvl>
    <w:lvl w:ilvl="3">
      <w:start w:val="1"/>
      <w:numFmt w:val="decimal"/>
      <w:isLgl/>
      <w:lvlText w:val="%1.%2.%3.%4."/>
      <w:lvlJc w:val="left"/>
      <w:pPr>
        <w:ind w:left="2137" w:hanging="1080"/>
      </w:pPr>
      <w:rPr>
        <w:rFonts w:hint="default"/>
      </w:rPr>
    </w:lvl>
    <w:lvl w:ilvl="4">
      <w:start w:val="1"/>
      <w:numFmt w:val="decimal"/>
      <w:isLgl/>
      <w:lvlText w:val="%1.%2.%3.%4.%5."/>
      <w:lvlJc w:val="left"/>
      <w:pPr>
        <w:ind w:left="2137" w:hanging="1080"/>
      </w:pPr>
      <w:rPr>
        <w:rFonts w:hint="default"/>
      </w:rPr>
    </w:lvl>
    <w:lvl w:ilvl="5">
      <w:start w:val="1"/>
      <w:numFmt w:val="decimal"/>
      <w:isLgl/>
      <w:lvlText w:val="%1.%2.%3.%4.%5.%6."/>
      <w:lvlJc w:val="left"/>
      <w:pPr>
        <w:ind w:left="2497" w:hanging="1440"/>
      </w:pPr>
      <w:rPr>
        <w:rFonts w:hint="default"/>
      </w:rPr>
    </w:lvl>
    <w:lvl w:ilvl="6">
      <w:start w:val="1"/>
      <w:numFmt w:val="decimal"/>
      <w:isLgl/>
      <w:lvlText w:val="%1.%2.%3.%4.%5.%6.%7."/>
      <w:lvlJc w:val="left"/>
      <w:pPr>
        <w:ind w:left="2497" w:hanging="1440"/>
      </w:pPr>
      <w:rPr>
        <w:rFonts w:hint="default"/>
      </w:rPr>
    </w:lvl>
    <w:lvl w:ilvl="7">
      <w:start w:val="1"/>
      <w:numFmt w:val="decimal"/>
      <w:isLgl/>
      <w:lvlText w:val="%1.%2.%3.%4.%5.%6.%7.%8."/>
      <w:lvlJc w:val="left"/>
      <w:pPr>
        <w:ind w:left="2857" w:hanging="1800"/>
      </w:pPr>
      <w:rPr>
        <w:rFonts w:hint="default"/>
      </w:rPr>
    </w:lvl>
    <w:lvl w:ilvl="8">
      <w:start w:val="1"/>
      <w:numFmt w:val="decimal"/>
      <w:isLgl/>
      <w:lvlText w:val="%1.%2.%3.%4.%5.%6.%7.%8.%9."/>
      <w:lvlJc w:val="left"/>
      <w:pPr>
        <w:ind w:left="2857" w:hanging="1800"/>
      </w:pPr>
      <w:rPr>
        <w:rFonts w:hint="default"/>
      </w:rPr>
    </w:lvl>
  </w:abstractNum>
  <w:abstractNum w:abstractNumId="20">
    <w:nsid w:val="52C04EB2"/>
    <w:multiLevelType w:val="multilevel"/>
    <w:tmpl w:val="9B5E1474"/>
    <w:lvl w:ilvl="0">
      <w:start w:val="1"/>
      <w:numFmt w:val="decimal"/>
      <w:lvlText w:val="%1."/>
      <w:lvlJc w:val="left"/>
      <w:pPr>
        <w:ind w:left="720" w:hanging="360"/>
      </w:pPr>
      <w:rPr>
        <w:rFonts w:hint="default"/>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530244E3"/>
    <w:multiLevelType w:val="hybridMultilevel"/>
    <w:tmpl w:val="2EDE5432"/>
    <w:lvl w:ilvl="0" w:tplc="094E6280">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A4D0A68"/>
    <w:multiLevelType w:val="hybridMultilevel"/>
    <w:tmpl w:val="958A4696"/>
    <w:lvl w:ilvl="0" w:tplc="62385594">
      <w:numFmt w:val="bullet"/>
      <w:lvlText w:val="-"/>
      <w:lvlJc w:val="left"/>
      <w:pPr>
        <w:ind w:left="720" w:hanging="360"/>
      </w:pPr>
      <w:rPr>
        <w:rFonts w:ascii="CG Omega" w:eastAsiaTheme="minorHAnsi" w:hAnsi="CG Omeg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635607"/>
    <w:multiLevelType w:val="multilevel"/>
    <w:tmpl w:val="4346584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60CC36BD"/>
    <w:multiLevelType w:val="hybridMultilevel"/>
    <w:tmpl w:val="8CA4043C"/>
    <w:lvl w:ilvl="0" w:tplc="AD2AD1DC">
      <w:start w:val="1"/>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nsid w:val="61751854"/>
    <w:multiLevelType w:val="hybridMultilevel"/>
    <w:tmpl w:val="4B86A630"/>
    <w:lvl w:ilvl="0" w:tplc="14600294">
      <w:start w:val="1"/>
      <w:numFmt w:val="decimal"/>
      <w:lvlText w:val="3.%1."/>
      <w:lvlJc w:val="left"/>
      <w:pPr>
        <w:ind w:left="1417" w:hanging="10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A402A62"/>
    <w:multiLevelType w:val="multilevel"/>
    <w:tmpl w:val="3C9E0CC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7BEF6582"/>
    <w:multiLevelType w:val="hybridMultilevel"/>
    <w:tmpl w:val="02A4AACC"/>
    <w:lvl w:ilvl="0" w:tplc="E4589886">
      <w:start w:val="1"/>
      <w:numFmt w:val="decimal"/>
      <w:lvlText w:val="1%1"/>
      <w:lvlJc w:val="left"/>
      <w:pPr>
        <w:ind w:left="14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21"/>
  </w:num>
  <w:num w:numId="3">
    <w:abstractNumId w:val="0"/>
  </w:num>
  <w:num w:numId="4">
    <w:abstractNumId w:val="26"/>
  </w:num>
  <w:num w:numId="5">
    <w:abstractNumId w:val="23"/>
  </w:num>
  <w:num w:numId="6">
    <w:abstractNumId w:val="18"/>
  </w:num>
  <w:num w:numId="7">
    <w:abstractNumId w:val="11"/>
  </w:num>
  <w:num w:numId="8">
    <w:abstractNumId w:val="15"/>
  </w:num>
  <w:num w:numId="9">
    <w:abstractNumId w:val="14"/>
  </w:num>
  <w:num w:numId="10">
    <w:abstractNumId w:val="2"/>
  </w:num>
  <w:num w:numId="11">
    <w:abstractNumId w:val="22"/>
  </w:num>
  <w:num w:numId="12">
    <w:abstractNumId w:val="16"/>
  </w:num>
  <w:num w:numId="13">
    <w:abstractNumId w:val="19"/>
  </w:num>
  <w:num w:numId="14">
    <w:abstractNumId w:val="27"/>
  </w:num>
  <w:num w:numId="15">
    <w:abstractNumId w:val="17"/>
  </w:num>
  <w:num w:numId="16">
    <w:abstractNumId w:val="8"/>
  </w:num>
  <w:num w:numId="17">
    <w:abstractNumId w:val="3"/>
  </w:num>
  <w:num w:numId="18">
    <w:abstractNumId w:val="25"/>
  </w:num>
  <w:num w:numId="19">
    <w:abstractNumId w:val="9"/>
  </w:num>
  <w:num w:numId="20">
    <w:abstractNumId w:val="6"/>
  </w:num>
  <w:num w:numId="21">
    <w:abstractNumId w:val="5"/>
  </w:num>
  <w:num w:numId="22">
    <w:abstractNumId w:val="24"/>
  </w:num>
  <w:num w:numId="23">
    <w:abstractNumId w:val="7"/>
  </w:num>
  <w:num w:numId="24">
    <w:abstractNumId w:val="13"/>
  </w:num>
  <w:num w:numId="25">
    <w:abstractNumId w:val="12"/>
  </w:num>
  <w:num w:numId="26">
    <w:abstractNumId w:val="10"/>
  </w:num>
  <w:num w:numId="27">
    <w:abstractNumId w:val="4"/>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gay Dominique">
    <w15:presenceInfo w15:providerId="AD" w15:userId="S-1-5-21-2042961196-2071211753-628622809-10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377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960"/>
    <w:rsid w:val="00000F36"/>
    <w:rsid w:val="00003FE8"/>
    <w:rsid w:val="000048FD"/>
    <w:rsid w:val="000056E0"/>
    <w:rsid w:val="000069B3"/>
    <w:rsid w:val="00010729"/>
    <w:rsid w:val="00010CE9"/>
    <w:rsid w:val="00012423"/>
    <w:rsid w:val="00015001"/>
    <w:rsid w:val="00015D8A"/>
    <w:rsid w:val="00017503"/>
    <w:rsid w:val="0001785C"/>
    <w:rsid w:val="000207D1"/>
    <w:rsid w:val="00020DE9"/>
    <w:rsid w:val="0002505D"/>
    <w:rsid w:val="000251CC"/>
    <w:rsid w:val="000312CF"/>
    <w:rsid w:val="00031E47"/>
    <w:rsid w:val="00035950"/>
    <w:rsid w:val="00036148"/>
    <w:rsid w:val="000405DF"/>
    <w:rsid w:val="00042B91"/>
    <w:rsid w:val="00043325"/>
    <w:rsid w:val="00043CBE"/>
    <w:rsid w:val="00047D9F"/>
    <w:rsid w:val="00052B49"/>
    <w:rsid w:val="0005322D"/>
    <w:rsid w:val="00062DAD"/>
    <w:rsid w:val="00064030"/>
    <w:rsid w:val="0006527E"/>
    <w:rsid w:val="00067805"/>
    <w:rsid w:val="00067B60"/>
    <w:rsid w:val="000712BF"/>
    <w:rsid w:val="000732A3"/>
    <w:rsid w:val="000751B8"/>
    <w:rsid w:val="0007644A"/>
    <w:rsid w:val="000764DE"/>
    <w:rsid w:val="00076BF1"/>
    <w:rsid w:val="00085AAD"/>
    <w:rsid w:val="0008627E"/>
    <w:rsid w:val="000902DE"/>
    <w:rsid w:val="00094B9A"/>
    <w:rsid w:val="000951A6"/>
    <w:rsid w:val="0009535E"/>
    <w:rsid w:val="00095FA2"/>
    <w:rsid w:val="000A1262"/>
    <w:rsid w:val="000A2B42"/>
    <w:rsid w:val="000A3D3B"/>
    <w:rsid w:val="000A4050"/>
    <w:rsid w:val="000A6C64"/>
    <w:rsid w:val="000A7A04"/>
    <w:rsid w:val="000B25AC"/>
    <w:rsid w:val="000B288C"/>
    <w:rsid w:val="000B39E2"/>
    <w:rsid w:val="000B41A6"/>
    <w:rsid w:val="000C1E4D"/>
    <w:rsid w:val="000C335F"/>
    <w:rsid w:val="000C3EC5"/>
    <w:rsid w:val="000C4668"/>
    <w:rsid w:val="000C4E21"/>
    <w:rsid w:val="000C7180"/>
    <w:rsid w:val="000C77B7"/>
    <w:rsid w:val="000D335B"/>
    <w:rsid w:val="000D7326"/>
    <w:rsid w:val="000E234E"/>
    <w:rsid w:val="000E2520"/>
    <w:rsid w:val="000E3E85"/>
    <w:rsid w:val="000E66C6"/>
    <w:rsid w:val="000F0424"/>
    <w:rsid w:val="000F1754"/>
    <w:rsid w:val="000F361F"/>
    <w:rsid w:val="00100AC8"/>
    <w:rsid w:val="00100D2B"/>
    <w:rsid w:val="00104165"/>
    <w:rsid w:val="00110215"/>
    <w:rsid w:val="00110B1B"/>
    <w:rsid w:val="00111643"/>
    <w:rsid w:val="0011320B"/>
    <w:rsid w:val="00115759"/>
    <w:rsid w:val="00116C7C"/>
    <w:rsid w:val="001173B3"/>
    <w:rsid w:val="00117605"/>
    <w:rsid w:val="0012056D"/>
    <w:rsid w:val="00124257"/>
    <w:rsid w:val="00125A71"/>
    <w:rsid w:val="001266C5"/>
    <w:rsid w:val="001334EB"/>
    <w:rsid w:val="00134166"/>
    <w:rsid w:val="00135C61"/>
    <w:rsid w:val="001406CE"/>
    <w:rsid w:val="00140B60"/>
    <w:rsid w:val="001504D8"/>
    <w:rsid w:val="00151254"/>
    <w:rsid w:val="001534ED"/>
    <w:rsid w:val="00155CB8"/>
    <w:rsid w:val="00156B4D"/>
    <w:rsid w:val="00160F81"/>
    <w:rsid w:val="00161241"/>
    <w:rsid w:val="00161339"/>
    <w:rsid w:val="00166BE4"/>
    <w:rsid w:val="00166C0D"/>
    <w:rsid w:val="00167FB5"/>
    <w:rsid w:val="00172DB3"/>
    <w:rsid w:val="0017587B"/>
    <w:rsid w:val="00176644"/>
    <w:rsid w:val="00182E2D"/>
    <w:rsid w:val="0018420E"/>
    <w:rsid w:val="00187D42"/>
    <w:rsid w:val="001A36D0"/>
    <w:rsid w:val="001A4D28"/>
    <w:rsid w:val="001A4E38"/>
    <w:rsid w:val="001A5038"/>
    <w:rsid w:val="001A5C81"/>
    <w:rsid w:val="001A5F9A"/>
    <w:rsid w:val="001B2EE0"/>
    <w:rsid w:val="001B445F"/>
    <w:rsid w:val="001B7255"/>
    <w:rsid w:val="001B7B13"/>
    <w:rsid w:val="001B7FB9"/>
    <w:rsid w:val="001C1B8D"/>
    <w:rsid w:val="001C2372"/>
    <w:rsid w:val="001C4DAA"/>
    <w:rsid w:val="001D0AC3"/>
    <w:rsid w:val="001D0EDA"/>
    <w:rsid w:val="001D1B96"/>
    <w:rsid w:val="001D3B74"/>
    <w:rsid w:val="001D695F"/>
    <w:rsid w:val="001E0699"/>
    <w:rsid w:val="001E1194"/>
    <w:rsid w:val="001E149E"/>
    <w:rsid w:val="001F419C"/>
    <w:rsid w:val="001F4622"/>
    <w:rsid w:val="002006E3"/>
    <w:rsid w:val="00201092"/>
    <w:rsid w:val="002036C8"/>
    <w:rsid w:val="002037FF"/>
    <w:rsid w:val="00205F3F"/>
    <w:rsid w:val="00210987"/>
    <w:rsid w:val="00211F86"/>
    <w:rsid w:val="00215A27"/>
    <w:rsid w:val="00220859"/>
    <w:rsid w:val="002212CB"/>
    <w:rsid w:val="0022340A"/>
    <w:rsid w:val="0022408A"/>
    <w:rsid w:val="002253A8"/>
    <w:rsid w:val="002256D2"/>
    <w:rsid w:val="00225D1A"/>
    <w:rsid w:val="002263A2"/>
    <w:rsid w:val="00226ADA"/>
    <w:rsid w:val="0023007E"/>
    <w:rsid w:val="002308F2"/>
    <w:rsid w:val="00232E34"/>
    <w:rsid w:val="0023338C"/>
    <w:rsid w:val="00235E80"/>
    <w:rsid w:val="0023613E"/>
    <w:rsid w:val="00236CA0"/>
    <w:rsid w:val="0024438B"/>
    <w:rsid w:val="00244390"/>
    <w:rsid w:val="00247F79"/>
    <w:rsid w:val="00250152"/>
    <w:rsid w:val="0025098E"/>
    <w:rsid w:val="00250CCE"/>
    <w:rsid w:val="002528CE"/>
    <w:rsid w:val="00257960"/>
    <w:rsid w:val="00257C3F"/>
    <w:rsid w:val="00264197"/>
    <w:rsid w:val="00265DA4"/>
    <w:rsid w:val="00271755"/>
    <w:rsid w:val="00272220"/>
    <w:rsid w:val="00275CDB"/>
    <w:rsid w:val="00276AF1"/>
    <w:rsid w:val="00277A31"/>
    <w:rsid w:val="00277ABF"/>
    <w:rsid w:val="00282B61"/>
    <w:rsid w:val="002832C6"/>
    <w:rsid w:val="0028393A"/>
    <w:rsid w:val="002847AD"/>
    <w:rsid w:val="00292A8F"/>
    <w:rsid w:val="00294564"/>
    <w:rsid w:val="00294EAB"/>
    <w:rsid w:val="00294FD1"/>
    <w:rsid w:val="00295528"/>
    <w:rsid w:val="002A00CF"/>
    <w:rsid w:val="002A4DA3"/>
    <w:rsid w:val="002A4EF6"/>
    <w:rsid w:val="002A577E"/>
    <w:rsid w:val="002A6926"/>
    <w:rsid w:val="002B10F5"/>
    <w:rsid w:val="002B35E0"/>
    <w:rsid w:val="002C02B3"/>
    <w:rsid w:val="002C0C2D"/>
    <w:rsid w:val="002C1BDA"/>
    <w:rsid w:val="002C34A4"/>
    <w:rsid w:val="002C5E21"/>
    <w:rsid w:val="002C672D"/>
    <w:rsid w:val="002C745A"/>
    <w:rsid w:val="002C7C1C"/>
    <w:rsid w:val="002D13A3"/>
    <w:rsid w:val="002D13B0"/>
    <w:rsid w:val="002D4D51"/>
    <w:rsid w:val="002D6514"/>
    <w:rsid w:val="002D771C"/>
    <w:rsid w:val="002E1646"/>
    <w:rsid w:val="002E553A"/>
    <w:rsid w:val="002E5D58"/>
    <w:rsid w:val="002E660E"/>
    <w:rsid w:val="002E79C5"/>
    <w:rsid w:val="002F1FFF"/>
    <w:rsid w:val="002F5100"/>
    <w:rsid w:val="002F5CE6"/>
    <w:rsid w:val="002F6E9C"/>
    <w:rsid w:val="002F7A2E"/>
    <w:rsid w:val="00301798"/>
    <w:rsid w:val="0030323B"/>
    <w:rsid w:val="00306C97"/>
    <w:rsid w:val="0030760F"/>
    <w:rsid w:val="0031029A"/>
    <w:rsid w:val="003103A1"/>
    <w:rsid w:val="00314C6E"/>
    <w:rsid w:val="00316FDF"/>
    <w:rsid w:val="003232E5"/>
    <w:rsid w:val="00323E43"/>
    <w:rsid w:val="00325FFB"/>
    <w:rsid w:val="00326CA5"/>
    <w:rsid w:val="00331660"/>
    <w:rsid w:val="00332D0C"/>
    <w:rsid w:val="0033511D"/>
    <w:rsid w:val="0033603A"/>
    <w:rsid w:val="00340F15"/>
    <w:rsid w:val="003412E4"/>
    <w:rsid w:val="003455BA"/>
    <w:rsid w:val="003465B7"/>
    <w:rsid w:val="00347C02"/>
    <w:rsid w:val="00350137"/>
    <w:rsid w:val="0035318C"/>
    <w:rsid w:val="00354995"/>
    <w:rsid w:val="00357893"/>
    <w:rsid w:val="0036034F"/>
    <w:rsid w:val="003606B6"/>
    <w:rsid w:val="00360D3E"/>
    <w:rsid w:val="0036362B"/>
    <w:rsid w:val="00364557"/>
    <w:rsid w:val="003732ED"/>
    <w:rsid w:val="003776BE"/>
    <w:rsid w:val="00377E08"/>
    <w:rsid w:val="00382DD2"/>
    <w:rsid w:val="00383891"/>
    <w:rsid w:val="00384A00"/>
    <w:rsid w:val="00384DB4"/>
    <w:rsid w:val="00385CC1"/>
    <w:rsid w:val="00386F60"/>
    <w:rsid w:val="00392D9E"/>
    <w:rsid w:val="00394B7B"/>
    <w:rsid w:val="00394DFD"/>
    <w:rsid w:val="00396C72"/>
    <w:rsid w:val="00396E88"/>
    <w:rsid w:val="003A1664"/>
    <w:rsid w:val="003A22E7"/>
    <w:rsid w:val="003A34EA"/>
    <w:rsid w:val="003A5643"/>
    <w:rsid w:val="003B0381"/>
    <w:rsid w:val="003B1E67"/>
    <w:rsid w:val="003B20F6"/>
    <w:rsid w:val="003B4597"/>
    <w:rsid w:val="003B47BA"/>
    <w:rsid w:val="003B4D56"/>
    <w:rsid w:val="003C16CA"/>
    <w:rsid w:val="003C199F"/>
    <w:rsid w:val="003C4EB4"/>
    <w:rsid w:val="003D0167"/>
    <w:rsid w:val="003D0F3F"/>
    <w:rsid w:val="003D72C9"/>
    <w:rsid w:val="003D74F7"/>
    <w:rsid w:val="003D7745"/>
    <w:rsid w:val="003E0595"/>
    <w:rsid w:val="003E0E6C"/>
    <w:rsid w:val="003E356E"/>
    <w:rsid w:val="003E3B00"/>
    <w:rsid w:val="003E3EAC"/>
    <w:rsid w:val="003E5AD0"/>
    <w:rsid w:val="003E69BF"/>
    <w:rsid w:val="003F0748"/>
    <w:rsid w:val="003F17D0"/>
    <w:rsid w:val="003F1CB5"/>
    <w:rsid w:val="003F2521"/>
    <w:rsid w:val="003F2A2A"/>
    <w:rsid w:val="003F5CD3"/>
    <w:rsid w:val="003F6FCB"/>
    <w:rsid w:val="003F7A19"/>
    <w:rsid w:val="00401B3A"/>
    <w:rsid w:val="00402C95"/>
    <w:rsid w:val="004032FD"/>
    <w:rsid w:val="0041155E"/>
    <w:rsid w:val="00413DAD"/>
    <w:rsid w:val="00415B6A"/>
    <w:rsid w:val="004164DC"/>
    <w:rsid w:val="00416976"/>
    <w:rsid w:val="0041746D"/>
    <w:rsid w:val="00417F88"/>
    <w:rsid w:val="004203F6"/>
    <w:rsid w:val="00421364"/>
    <w:rsid w:val="00422ADA"/>
    <w:rsid w:val="004231F3"/>
    <w:rsid w:val="00424430"/>
    <w:rsid w:val="004246B6"/>
    <w:rsid w:val="00432E4B"/>
    <w:rsid w:val="00434977"/>
    <w:rsid w:val="0043702A"/>
    <w:rsid w:val="0044430D"/>
    <w:rsid w:val="00444644"/>
    <w:rsid w:val="00447893"/>
    <w:rsid w:val="00450BA9"/>
    <w:rsid w:val="0045489F"/>
    <w:rsid w:val="0045799C"/>
    <w:rsid w:val="00460B8B"/>
    <w:rsid w:val="00462455"/>
    <w:rsid w:val="004624A4"/>
    <w:rsid w:val="00464A6C"/>
    <w:rsid w:val="00470745"/>
    <w:rsid w:val="00472635"/>
    <w:rsid w:val="00472AF6"/>
    <w:rsid w:val="00472E3A"/>
    <w:rsid w:val="004740E4"/>
    <w:rsid w:val="00474E5D"/>
    <w:rsid w:val="00476158"/>
    <w:rsid w:val="00480941"/>
    <w:rsid w:val="00482203"/>
    <w:rsid w:val="00482307"/>
    <w:rsid w:val="00484D2C"/>
    <w:rsid w:val="00486425"/>
    <w:rsid w:val="0049180E"/>
    <w:rsid w:val="004930E3"/>
    <w:rsid w:val="00493E45"/>
    <w:rsid w:val="004A0B35"/>
    <w:rsid w:val="004A0ECB"/>
    <w:rsid w:val="004A1C1D"/>
    <w:rsid w:val="004A305A"/>
    <w:rsid w:val="004A4D0A"/>
    <w:rsid w:val="004A508D"/>
    <w:rsid w:val="004A7212"/>
    <w:rsid w:val="004B3A7C"/>
    <w:rsid w:val="004B61A0"/>
    <w:rsid w:val="004B6864"/>
    <w:rsid w:val="004B7112"/>
    <w:rsid w:val="004C17FE"/>
    <w:rsid w:val="004C2A10"/>
    <w:rsid w:val="004C3CBC"/>
    <w:rsid w:val="004C458B"/>
    <w:rsid w:val="004C4C17"/>
    <w:rsid w:val="004C5960"/>
    <w:rsid w:val="004C5C2A"/>
    <w:rsid w:val="004C5C66"/>
    <w:rsid w:val="004C6B7C"/>
    <w:rsid w:val="004D5D65"/>
    <w:rsid w:val="004E1C2A"/>
    <w:rsid w:val="004E3C28"/>
    <w:rsid w:val="004E7325"/>
    <w:rsid w:val="004F019C"/>
    <w:rsid w:val="004F0AFD"/>
    <w:rsid w:val="004F2730"/>
    <w:rsid w:val="004F3165"/>
    <w:rsid w:val="004F323B"/>
    <w:rsid w:val="004F3968"/>
    <w:rsid w:val="004F632F"/>
    <w:rsid w:val="00501872"/>
    <w:rsid w:val="0050398B"/>
    <w:rsid w:val="00505EB0"/>
    <w:rsid w:val="00505EFB"/>
    <w:rsid w:val="00512F8B"/>
    <w:rsid w:val="00513E3E"/>
    <w:rsid w:val="005304D9"/>
    <w:rsid w:val="00532831"/>
    <w:rsid w:val="00533808"/>
    <w:rsid w:val="005352FA"/>
    <w:rsid w:val="00536173"/>
    <w:rsid w:val="005443DF"/>
    <w:rsid w:val="005453C7"/>
    <w:rsid w:val="0054596E"/>
    <w:rsid w:val="00545C3F"/>
    <w:rsid w:val="00546797"/>
    <w:rsid w:val="0055074F"/>
    <w:rsid w:val="00551591"/>
    <w:rsid w:val="00551706"/>
    <w:rsid w:val="00556909"/>
    <w:rsid w:val="0056188C"/>
    <w:rsid w:val="00561A16"/>
    <w:rsid w:val="00561D7F"/>
    <w:rsid w:val="00564118"/>
    <w:rsid w:val="00571212"/>
    <w:rsid w:val="00573873"/>
    <w:rsid w:val="00573E67"/>
    <w:rsid w:val="00581352"/>
    <w:rsid w:val="0058347B"/>
    <w:rsid w:val="0058575A"/>
    <w:rsid w:val="0058638D"/>
    <w:rsid w:val="00590D49"/>
    <w:rsid w:val="00592C40"/>
    <w:rsid w:val="00595302"/>
    <w:rsid w:val="005A1323"/>
    <w:rsid w:val="005A1C1B"/>
    <w:rsid w:val="005A2656"/>
    <w:rsid w:val="005A28A0"/>
    <w:rsid w:val="005A2B29"/>
    <w:rsid w:val="005A2CC0"/>
    <w:rsid w:val="005A3C26"/>
    <w:rsid w:val="005A4024"/>
    <w:rsid w:val="005A4C10"/>
    <w:rsid w:val="005A4C1D"/>
    <w:rsid w:val="005A572A"/>
    <w:rsid w:val="005A5D4C"/>
    <w:rsid w:val="005B3F48"/>
    <w:rsid w:val="005B4B6A"/>
    <w:rsid w:val="005B4FD6"/>
    <w:rsid w:val="005B5698"/>
    <w:rsid w:val="005C0942"/>
    <w:rsid w:val="005C41F0"/>
    <w:rsid w:val="005C6733"/>
    <w:rsid w:val="005C7DCF"/>
    <w:rsid w:val="005D0010"/>
    <w:rsid w:val="005D08C5"/>
    <w:rsid w:val="005D2F16"/>
    <w:rsid w:val="005E0FF6"/>
    <w:rsid w:val="005E1217"/>
    <w:rsid w:val="005E404B"/>
    <w:rsid w:val="005E48BC"/>
    <w:rsid w:val="005E69CC"/>
    <w:rsid w:val="005E7733"/>
    <w:rsid w:val="005F1CF1"/>
    <w:rsid w:val="005F4E8E"/>
    <w:rsid w:val="005F7C2C"/>
    <w:rsid w:val="00600B8D"/>
    <w:rsid w:val="00603B56"/>
    <w:rsid w:val="006046DA"/>
    <w:rsid w:val="00606D4C"/>
    <w:rsid w:val="00610107"/>
    <w:rsid w:val="006116E6"/>
    <w:rsid w:val="006134D4"/>
    <w:rsid w:val="00623358"/>
    <w:rsid w:val="00624EC1"/>
    <w:rsid w:val="00626222"/>
    <w:rsid w:val="00626316"/>
    <w:rsid w:val="00627222"/>
    <w:rsid w:val="006272A2"/>
    <w:rsid w:val="006314DD"/>
    <w:rsid w:val="006351AF"/>
    <w:rsid w:val="00637D64"/>
    <w:rsid w:val="00640E87"/>
    <w:rsid w:val="00640FEC"/>
    <w:rsid w:val="00642ADA"/>
    <w:rsid w:val="00643797"/>
    <w:rsid w:val="006449AB"/>
    <w:rsid w:val="00644CE9"/>
    <w:rsid w:val="00646179"/>
    <w:rsid w:val="0064662E"/>
    <w:rsid w:val="00651FD1"/>
    <w:rsid w:val="00652D18"/>
    <w:rsid w:val="0065437E"/>
    <w:rsid w:val="00656CA2"/>
    <w:rsid w:val="00660E48"/>
    <w:rsid w:val="00663BA2"/>
    <w:rsid w:val="00665ACC"/>
    <w:rsid w:val="0066744F"/>
    <w:rsid w:val="00667B20"/>
    <w:rsid w:val="0067056B"/>
    <w:rsid w:val="006709CB"/>
    <w:rsid w:val="00670CE0"/>
    <w:rsid w:val="00671796"/>
    <w:rsid w:val="0067209B"/>
    <w:rsid w:val="00672A82"/>
    <w:rsid w:val="0067491D"/>
    <w:rsid w:val="006751B6"/>
    <w:rsid w:val="00676565"/>
    <w:rsid w:val="00677803"/>
    <w:rsid w:val="006778EC"/>
    <w:rsid w:val="00681679"/>
    <w:rsid w:val="00682231"/>
    <w:rsid w:val="00691059"/>
    <w:rsid w:val="0069224D"/>
    <w:rsid w:val="006928DE"/>
    <w:rsid w:val="006A0F0F"/>
    <w:rsid w:val="006A22CA"/>
    <w:rsid w:val="006A3330"/>
    <w:rsid w:val="006A4584"/>
    <w:rsid w:val="006A4981"/>
    <w:rsid w:val="006A6167"/>
    <w:rsid w:val="006A72B7"/>
    <w:rsid w:val="006B2757"/>
    <w:rsid w:val="006B59BD"/>
    <w:rsid w:val="006B7FB9"/>
    <w:rsid w:val="006C05EE"/>
    <w:rsid w:val="006C074F"/>
    <w:rsid w:val="006C0F3A"/>
    <w:rsid w:val="006C29BE"/>
    <w:rsid w:val="006C2A34"/>
    <w:rsid w:val="006C2D3C"/>
    <w:rsid w:val="006C6EE5"/>
    <w:rsid w:val="006C7423"/>
    <w:rsid w:val="006D0B5F"/>
    <w:rsid w:val="006D1038"/>
    <w:rsid w:val="006D67E4"/>
    <w:rsid w:val="006E2CAD"/>
    <w:rsid w:val="006E38E5"/>
    <w:rsid w:val="006E754A"/>
    <w:rsid w:val="006F09BF"/>
    <w:rsid w:val="006F2537"/>
    <w:rsid w:val="006F4D7A"/>
    <w:rsid w:val="007004A2"/>
    <w:rsid w:val="0071304C"/>
    <w:rsid w:val="00713E40"/>
    <w:rsid w:val="00715620"/>
    <w:rsid w:val="007204CA"/>
    <w:rsid w:val="0072100F"/>
    <w:rsid w:val="00724A9B"/>
    <w:rsid w:val="00725D59"/>
    <w:rsid w:val="00730D6A"/>
    <w:rsid w:val="00731ABD"/>
    <w:rsid w:val="0073228A"/>
    <w:rsid w:val="007344ED"/>
    <w:rsid w:val="00735E13"/>
    <w:rsid w:val="0073648D"/>
    <w:rsid w:val="00736CC7"/>
    <w:rsid w:val="0074092A"/>
    <w:rsid w:val="00742217"/>
    <w:rsid w:val="0074394D"/>
    <w:rsid w:val="00744FB2"/>
    <w:rsid w:val="007459CE"/>
    <w:rsid w:val="00747A9D"/>
    <w:rsid w:val="00750042"/>
    <w:rsid w:val="00752EAD"/>
    <w:rsid w:val="007536ED"/>
    <w:rsid w:val="007556FE"/>
    <w:rsid w:val="00756A43"/>
    <w:rsid w:val="00756E6C"/>
    <w:rsid w:val="00761088"/>
    <w:rsid w:val="00764928"/>
    <w:rsid w:val="00764B29"/>
    <w:rsid w:val="007655A2"/>
    <w:rsid w:val="0076748A"/>
    <w:rsid w:val="007674CA"/>
    <w:rsid w:val="00770348"/>
    <w:rsid w:val="0077088B"/>
    <w:rsid w:val="007720CA"/>
    <w:rsid w:val="007758B0"/>
    <w:rsid w:val="0078102A"/>
    <w:rsid w:val="00781E0A"/>
    <w:rsid w:val="00784930"/>
    <w:rsid w:val="007868EF"/>
    <w:rsid w:val="00791D4C"/>
    <w:rsid w:val="00791F5C"/>
    <w:rsid w:val="00792955"/>
    <w:rsid w:val="00795230"/>
    <w:rsid w:val="00795337"/>
    <w:rsid w:val="007979D0"/>
    <w:rsid w:val="007A2138"/>
    <w:rsid w:val="007A23BA"/>
    <w:rsid w:val="007A2AE2"/>
    <w:rsid w:val="007A2E01"/>
    <w:rsid w:val="007A67F3"/>
    <w:rsid w:val="007A7E71"/>
    <w:rsid w:val="007B0EBD"/>
    <w:rsid w:val="007B1365"/>
    <w:rsid w:val="007B19F0"/>
    <w:rsid w:val="007B27F2"/>
    <w:rsid w:val="007B6AB1"/>
    <w:rsid w:val="007C36EC"/>
    <w:rsid w:val="007C7756"/>
    <w:rsid w:val="007D12A6"/>
    <w:rsid w:val="007D1726"/>
    <w:rsid w:val="007D1BA7"/>
    <w:rsid w:val="007D1D68"/>
    <w:rsid w:val="007D2FE2"/>
    <w:rsid w:val="007D311C"/>
    <w:rsid w:val="007D41FC"/>
    <w:rsid w:val="007D668F"/>
    <w:rsid w:val="007E2EBB"/>
    <w:rsid w:val="007E3644"/>
    <w:rsid w:val="007E71DB"/>
    <w:rsid w:val="007F0D9B"/>
    <w:rsid w:val="007F0E01"/>
    <w:rsid w:val="007F16D4"/>
    <w:rsid w:val="00803005"/>
    <w:rsid w:val="0080350E"/>
    <w:rsid w:val="00803A9F"/>
    <w:rsid w:val="00804178"/>
    <w:rsid w:val="00807AD2"/>
    <w:rsid w:val="00810A3F"/>
    <w:rsid w:val="008112B9"/>
    <w:rsid w:val="008133C0"/>
    <w:rsid w:val="008137F8"/>
    <w:rsid w:val="00817AD2"/>
    <w:rsid w:val="00820929"/>
    <w:rsid w:val="008234DF"/>
    <w:rsid w:val="00823DD3"/>
    <w:rsid w:val="00824777"/>
    <w:rsid w:val="008305CC"/>
    <w:rsid w:val="00830B14"/>
    <w:rsid w:val="0083130D"/>
    <w:rsid w:val="008332EE"/>
    <w:rsid w:val="00833705"/>
    <w:rsid w:val="0083387C"/>
    <w:rsid w:val="00833BA1"/>
    <w:rsid w:val="008341AE"/>
    <w:rsid w:val="008358C0"/>
    <w:rsid w:val="00835D73"/>
    <w:rsid w:val="00836FB0"/>
    <w:rsid w:val="008430D0"/>
    <w:rsid w:val="00844242"/>
    <w:rsid w:val="008442B6"/>
    <w:rsid w:val="00845204"/>
    <w:rsid w:val="008454F0"/>
    <w:rsid w:val="008459A6"/>
    <w:rsid w:val="00845C49"/>
    <w:rsid w:val="00845ED8"/>
    <w:rsid w:val="00846B24"/>
    <w:rsid w:val="00850978"/>
    <w:rsid w:val="008509A5"/>
    <w:rsid w:val="00851574"/>
    <w:rsid w:val="00851F48"/>
    <w:rsid w:val="0085342B"/>
    <w:rsid w:val="008540DD"/>
    <w:rsid w:val="008541BC"/>
    <w:rsid w:val="00854EAB"/>
    <w:rsid w:val="00864DDE"/>
    <w:rsid w:val="008665C6"/>
    <w:rsid w:val="008705F6"/>
    <w:rsid w:val="00872F09"/>
    <w:rsid w:val="008750AF"/>
    <w:rsid w:val="00876738"/>
    <w:rsid w:val="00882130"/>
    <w:rsid w:val="00882D72"/>
    <w:rsid w:val="00886E31"/>
    <w:rsid w:val="008873B6"/>
    <w:rsid w:val="00887CF2"/>
    <w:rsid w:val="00894BA4"/>
    <w:rsid w:val="00895530"/>
    <w:rsid w:val="008A0112"/>
    <w:rsid w:val="008A1E67"/>
    <w:rsid w:val="008A36F3"/>
    <w:rsid w:val="008A5F67"/>
    <w:rsid w:val="008A7F31"/>
    <w:rsid w:val="008B0D4C"/>
    <w:rsid w:val="008B2036"/>
    <w:rsid w:val="008B22E4"/>
    <w:rsid w:val="008B3722"/>
    <w:rsid w:val="008B3A21"/>
    <w:rsid w:val="008B409F"/>
    <w:rsid w:val="008B42F5"/>
    <w:rsid w:val="008B4F26"/>
    <w:rsid w:val="008B5B75"/>
    <w:rsid w:val="008C02C8"/>
    <w:rsid w:val="008C0C9F"/>
    <w:rsid w:val="008C0CCE"/>
    <w:rsid w:val="008C2BC9"/>
    <w:rsid w:val="008D2358"/>
    <w:rsid w:val="008D26CE"/>
    <w:rsid w:val="008D325C"/>
    <w:rsid w:val="008D34B3"/>
    <w:rsid w:val="008D475A"/>
    <w:rsid w:val="008D4AEC"/>
    <w:rsid w:val="008D57FB"/>
    <w:rsid w:val="008D6D26"/>
    <w:rsid w:val="008D770C"/>
    <w:rsid w:val="008E2454"/>
    <w:rsid w:val="008E63AF"/>
    <w:rsid w:val="008E78BF"/>
    <w:rsid w:val="008E7DD9"/>
    <w:rsid w:val="008E7DE7"/>
    <w:rsid w:val="008F0CBA"/>
    <w:rsid w:val="008F16A6"/>
    <w:rsid w:val="008F20BE"/>
    <w:rsid w:val="008F22F3"/>
    <w:rsid w:val="008F2BB6"/>
    <w:rsid w:val="008F3353"/>
    <w:rsid w:val="008F53F5"/>
    <w:rsid w:val="00904F87"/>
    <w:rsid w:val="00905D1D"/>
    <w:rsid w:val="00910FD0"/>
    <w:rsid w:val="009110DE"/>
    <w:rsid w:val="0091374D"/>
    <w:rsid w:val="009140A1"/>
    <w:rsid w:val="009145E7"/>
    <w:rsid w:val="00917A92"/>
    <w:rsid w:val="00917FCF"/>
    <w:rsid w:val="0092085C"/>
    <w:rsid w:val="0092426E"/>
    <w:rsid w:val="0092485D"/>
    <w:rsid w:val="009312BE"/>
    <w:rsid w:val="00931EA9"/>
    <w:rsid w:val="0093259B"/>
    <w:rsid w:val="009332CD"/>
    <w:rsid w:val="0093626A"/>
    <w:rsid w:val="00937448"/>
    <w:rsid w:val="00940617"/>
    <w:rsid w:val="00941D73"/>
    <w:rsid w:val="009440D6"/>
    <w:rsid w:val="009463C1"/>
    <w:rsid w:val="00946FE2"/>
    <w:rsid w:val="00952E1A"/>
    <w:rsid w:val="00953C12"/>
    <w:rsid w:val="00954C98"/>
    <w:rsid w:val="00955586"/>
    <w:rsid w:val="009557FE"/>
    <w:rsid w:val="009569A1"/>
    <w:rsid w:val="009651F3"/>
    <w:rsid w:val="00966028"/>
    <w:rsid w:val="00972AE1"/>
    <w:rsid w:val="00975CD4"/>
    <w:rsid w:val="00975E89"/>
    <w:rsid w:val="009767C7"/>
    <w:rsid w:val="00977B23"/>
    <w:rsid w:val="00980797"/>
    <w:rsid w:val="00981063"/>
    <w:rsid w:val="00986F5D"/>
    <w:rsid w:val="009958A9"/>
    <w:rsid w:val="00995FDF"/>
    <w:rsid w:val="009972DD"/>
    <w:rsid w:val="009A66E3"/>
    <w:rsid w:val="009A6E4F"/>
    <w:rsid w:val="009B02E7"/>
    <w:rsid w:val="009B2D84"/>
    <w:rsid w:val="009B4164"/>
    <w:rsid w:val="009B6043"/>
    <w:rsid w:val="009C070F"/>
    <w:rsid w:val="009C0789"/>
    <w:rsid w:val="009C6174"/>
    <w:rsid w:val="009C7C67"/>
    <w:rsid w:val="009D41D3"/>
    <w:rsid w:val="009D5B46"/>
    <w:rsid w:val="009D5E62"/>
    <w:rsid w:val="009D627E"/>
    <w:rsid w:val="009D64E9"/>
    <w:rsid w:val="009E0985"/>
    <w:rsid w:val="009E1059"/>
    <w:rsid w:val="009E68B1"/>
    <w:rsid w:val="009E7B6D"/>
    <w:rsid w:val="009F026F"/>
    <w:rsid w:val="009F20F8"/>
    <w:rsid w:val="009F35A7"/>
    <w:rsid w:val="009F4475"/>
    <w:rsid w:val="009F5B3F"/>
    <w:rsid w:val="009F6D77"/>
    <w:rsid w:val="00A01511"/>
    <w:rsid w:val="00A03AED"/>
    <w:rsid w:val="00A03F7B"/>
    <w:rsid w:val="00A04754"/>
    <w:rsid w:val="00A04B00"/>
    <w:rsid w:val="00A06D3C"/>
    <w:rsid w:val="00A15DB7"/>
    <w:rsid w:val="00A1744B"/>
    <w:rsid w:val="00A21323"/>
    <w:rsid w:val="00A22FE6"/>
    <w:rsid w:val="00A23A62"/>
    <w:rsid w:val="00A242BE"/>
    <w:rsid w:val="00A27DD0"/>
    <w:rsid w:val="00A30BC9"/>
    <w:rsid w:val="00A31EF1"/>
    <w:rsid w:val="00A33B44"/>
    <w:rsid w:val="00A35930"/>
    <w:rsid w:val="00A361B5"/>
    <w:rsid w:val="00A37212"/>
    <w:rsid w:val="00A41B36"/>
    <w:rsid w:val="00A41E16"/>
    <w:rsid w:val="00A43B83"/>
    <w:rsid w:val="00A442C2"/>
    <w:rsid w:val="00A4463E"/>
    <w:rsid w:val="00A513B2"/>
    <w:rsid w:val="00A524FE"/>
    <w:rsid w:val="00A534E5"/>
    <w:rsid w:val="00A55DEF"/>
    <w:rsid w:val="00A571DB"/>
    <w:rsid w:val="00A60288"/>
    <w:rsid w:val="00A61B0E"/>
    <w:rsid w:val="00A63A89"/>
    <w:rsid w:val="00A71922"/>
    <w:rsid w:val="00A7254C"/>
    <w:rsid w:val="00A73A41"/>
    <w:rsid w:val="00A765B7"/>
    <w:rsid w:val="00A819D4"/>
    <w:rsid w:val="00A87215"/>
    <w:rsid w:val="00A87D79"/>
    <w:rsid w:val="00A95C22"/>
    <w:rsid w:val="00A964AE"/>
    <w:rsid w:val="00AA0483"/>
    <w:rsid w:val="00AA0FDA"/>
    <w:rsid w:val="00AA1BB9"/>
    <w:rsid w:val="00AA1EAB"/>
    <w:rsid w:val="00AA2BD5"/>
    <w:rsid w:val="00AA2D7A"/>
    <w:rsid w:val="00AA71F2"/>
    <w:rsid w:val="00AA738D"/>
    <w:rsid w:val="00AB1BC4"/>
    <w:rsid w:val="00AB3600"/>
    <w:rsid w:val="00AB372D"/>
    <w:rsid w:val="00AB40B9"/>
    <w:rsid w:val="00AB4FF4"/>
    <w:rsid w:val="00AB7C58"/>
    <w:rsid w:val="00AC5392"/>
    <w:rsid w:val="00AD3681"/>
    <w:rsid w:val="00AD4618"/>
    <w:rsid w:val="00AD4F40"/>
    <w:rsid w:val="00AD61A7"/>
    <w:rsid w:val="00AD6722"/>
    <w:rsid w:val="00AD6972"/>
    <w:rsid w:val="00AD774C"/>
    <w:rsid w:val="00AE093F"/>
    <w:rsid w:val="00AE0A2D"/>
    <w:rsid w:val="00AE34D9"/>
    <w:rsid w:val="00AE3AB0"/>
    <w:rsid w:val="00AE5FFF"/>
    <w:rsid w:val="00AE7B93"/>
    <w:rsid w:val="00AF4419"/>
    <w:rsid w:val="00AF750C"/>
    <w:rsid w:val="00B019E0"/>
    <w:rsid w:val="00B039C5"/>
    <w:rsid w:val="00B063B6"/>
    <w:rsid w:val="00B0753C"/>
    <w:rsid w:val="00B121E9"/>
    <w:rsid w:val="00B1571D"/>
    <w:rsid w:val="00B15DEE"/>
    <w:rsid w:val="00B20710"/>
    <w:rsid w:val="00B243A5"/>
    <w:rsid w:val="00B243E2"/>
    <w:rsid w:val="00B244CD"/>
    <w:rsid w:val="00B24554"/>
    <w:rsid w:val="00B312BB"/>
    <w:rsid w:val="00B31B4D"/>
    <w:rsid w:val="00B32B27"/>
    <w:rsid w:val="00B33080"/>
    <w:rsid w:val="00B34437"/>
    <w:rsid w:val="00B402F0"/>
    <w:rsid w:val="00B516DC"/>
    <w:rsid w:val="00B52328"/>
    <w:rsid w:val="00B615F4"/>
    <w:rsid w:val="00B64FA1"/>
    <w:rsid w:val="00B658B6"/>
    <w:rsid w:val="00B676A1"/>
    <w:rsid w:val="00B70013"/>
    <w:rsid w:val="00B71981"/>
    <w:rsid w:val="00B719E6"/>
    <w:rsid w:val="00B71FB1"/>
    <w:rsid w:val="00B7531F"/>
    <w:rsid w:val="00B8073D"/>
    <w:rsid w:val="00B81B29"/>
    <w:rsid w:val="00B83821"/>
    <w:rsid w:val="00B83845"/>
    <w:rsid w:val="00B9225A"/>
    <w:rsid w:val="00B93342"/>
    <w:rsid w:val="00B955F5"/>
    <w:rsid w:val="00B96C82"/>
    <w:rsid w:val="00BA0BD7"/>
    <w:rsid w:val="00BA18AF"/>
    <w:rsid w:val="00BA4B1F"/>
    <w:rsid w:val="00BA5DFF"/>
    <w:rsid w:val="00BB058F"/>
    <w:rsid w:val="00BB105B"/>
    <w:rsid w:val="00BB66FA"/>
    <w:rsid w:val="00BC0773"/>
    <w:rsid w:val="00BC46A6"/>
    <w:rsid w:val="00BC7CF9"/>
    <w:rsid w:val="00BD1E85"/>
    <w:rsid w:val="00BD5128"/>
    <w:rsid w:val="00BD6B67"/>
    <w:rsid w:val="00BD7506"/>
    <w:rsid w:val="00BD7560"/>
    <w:rsid w:val="00BD76B6"/>
    <w:rsid w:val="00BE0815"/>
    <w:rsid w:val="00BE0F0B"/>
    <w:rsid w:val="00BE15AF"/>
    <w:rsid w:val="00BE578C"/>
    <w:rsid w:val="00BF17D4"/>
    <w:rsid w:val="00BF55AD"/>
    <w:rsid w:val="00BF7203"/>
    <w:rsid w:val="00BF7A58"/>
    <w:rsid w:val="00C04BEB"/>
    <w:rsid w:val="00C050D5"/>
    <w:rsid w:val="00C057F9"/>
    <w:rsid w:val="00C062D2"/>
    <w:rsid w:val="00C06CF8"/>
    <w:rsid w:val="00C07C10"/>
    <w:rsid w:val="00C145CA"/>
    <w:rsid w:val="00C15366"/>
    <w:rsid w:val="00C20B5D"/>
    <w:rsid w:val="00C2337D"/>
    <w:rsid w:val="00C235E1"/>
    <w:rsid w:val="00C25F13"/>
    <w:rsid w:val="00C30159"/>
    <w:rsid w:val="00C32A6C"/>
    <w:rsid w:val="00C34C6B"/>
    <w:rsid w:val="00C36B4F"/>
    <w:rsid w:val="00C37200"/>
    <w:rsid w:val="00C375F4"/>
    <w:rsid w:val="00C42190"/>
    <w:rsid w:val="00C424DD"/>
    <w:rsid w:val="00C4542D"/>
    <w:rsid w:val="00C4639C"/>
    <w:rsid w:val="00C5508E"/>
    <w:rsid w:val="00C57430"/>
    <w:rsid w:val="00C62E15"/>
    <w:rsid w:val="00C633F6"/>
    <w:rsid w:val="00C639AD"/>
    <w:rsid w:val="00C63CA2"/>
    <w:rsid w:val="00C66096"/>
    <w:rsid w:val="00C7253A"/>
    <w:rsid w:val="00C7405E"/>
    <w:rsid w:val="00C753AB"/>
    <w:rsid w:val="00C8341C"/>
    <w:rsid w:val="00C83968"/>
    <w:rsid w:val="00C87094"/>
    <w:rsid w:val="00C874F3"/>
    <w:rsid w:val="00C90925"/>
    <w:rsid w:val="00C930A4"/>
    <w:rsid w:val="00C93729"/>
    <w:rsid w:val="00C9676D"/>
    <w:rsid w:val="00C96C4D"/>
    <w:rsid w:val="00CA223E"/>
    <w:rsid w:val="00CA606D"/>
    <w:rsid w:val="00CA779D"/>
    <w:rsid w:val="00CB0411"/>
    <w:rsid w:val="00CB3924"/>
    <w:rsid w:val="00CB3D07"/>
    <w:rsid w:val="00CB6960"/>
    <w:rsid w:val="00CC155A"/>
    <w:rsid w:val="00CC19F4"/>
    <w:rsid w:val="00CD2906"/>
    <w:rsid w:val="00CD34B9"/>
    <w:rsid w:val="00CD5528"/>
    <w:rsid w:val="00CE123F"/>
    <w:rsid w:val="00CE2CCB"/>
    <w:rsid w:val="00CE7A85"/>
    <w:rsid w:val="00CF0842"/>
    <w:rsid w:val="00CF4F57"/>
    <w:rsid w:val="00CF55CE"/>
    <w:rsid w:val="00CF5FBD"/>
    <w:rsid w:val="00CF6F6E"/>
    <w:rsid w:val="00D054F8"/>
    <w:rsid w:val="00D06E86"/>
    <w:rsid w:val="00D07595"/>
    <w:rsid w:val="00D10840"/>
    <w:rsid w:val="00D13C04"/>
    <w:rsid w:val="00D17AC9"/>
    <w:rsid w:val="00D20D98"/>
    <w:rsid w:val="00D2113B"/>
    <w:rsid w:val="00D27900"/>
    <w:rsid w:val="00D279EB"/>
    <w:rsid w:val="00D27CAA"/>
    <w:rsid w:val="00D32D0C"/>
    <w:rsid w:val="00D3324D"/>
    <w:rsid w:val="00D340F0"/>
    <w:rsid w:val="00D3586A"/>
    <w:rsid w:val="00D370A5"/>
    <w:rsid w:val="00D37E9B"/>
    <w:rsid w:val="00D40A07"/>
    <w:rsid w:val="00D41541"/>
    <w:rsid w:val="00D41950"/>
    <w:rsid w:val="00D435E3"/>
    <w:rsid w:val="00D45537"/>
    <w:rsid w:val="00D458F2"/>
    <w:rsid w:val="00D45A11"/>
    <w:rsid w:val="00D460B2"/>
    <w:rsid w:val="00D470EC"/>
    <w:rsid w:val="00D476EB"/>
    <w:rsid w:val="00D504C8"/>
    <w:rsid w:val="00D51617"/>
    <w:rsid w:val="00D52C91"/>
    <w:rsid w:val="00D53ADC"/>
    <w:rsid w:val="00D601C1"/>
    <w:rsid w:val="00D60B9B"/>
    <w:rsid w:val="00D62EF9"/>
    <w:rsid w:val="00D64E7D"/>
    <w:rsid w:val="00D65158"/>
    <w:rsid w:val="00D71605"/>
    <w:rsid w:val="00D72F46"/>
    <w:rsid w:val="00D754E1"/>
    <w:rsid w:val="00D77541"/>
    <w:rsid w:val="00D840C5"/>
    <w:rsid w:val="00D85220"/>
    <w:rsid w:val="00D852ED"/>
    <w:rsid w:val="00D86D7D"/>
    <w:rsid w:val="00D90270"/>
    <w:rsid w:val="00D93F60"/>
    <w:rsid w:val="00D974FA"/>
    <w:rsid w:val="00D979EC"/>
    <w:rsid w:val="00D97D06"/>
    <w:rsid w:val="00DA0F79"/>
    <w:rsid w:val="00DA1E56"/>
    <w:rsid w:val="00DA37E4"/>
    <w:rsid w:val="00DA40CF"/>
    <w:rsid w:val="00DB32FA"/>
    <w:rsid w:val="00DB5696"/>
    <w:rsid w:val="00DC0A08"/>
    <w:rsid w:val="00DC1294"/>
    <w:rsid w:val="00DC2284"/>
    <w:rsid w:val="00DC2577"/>
    <w:rsid w:val="00DC34D1"/>
    <w:rsid w:val="00DC3ED9"/>
    <w:rsid w:val="00DC4685"/>
    <w:rsid w:val="00DC5797"/>
    <w:rsid w:val="00DC58F8"/>
    <w:rsid w:val="00DD0344"/>
    <w:rsid w:val="00DD1993"/>
    <w:rsid w:val="00DD371D"/>
    <w:rsid w:val="00DD3766"/>
    <w:rsid w:val="00DD5BEB"/>
    <w:rsid w:val="00DD65AD"/>
    <w:rsid w:val="00DE3DC0"/>
    <w:rsid w:val="00DE62A1"/>
    <w:rsid w:val="00DE79B8"/>
    <w:rsid w:val="00DF0DE8"/>
    <w:rsid w:val="00DF1DA1"/>
    <w:rsid w:val="00DF301F"/>
    <w:rsid w:val="00DF3B37"/>
    <w:rsid w:val="00DF3E8A"/>
    <w:rsid w:val="00DF592F"/>
    <w:rsid w:val="00E018E4"/>
    <w:rsid w:val="00E021C5"/>
    <w:rsid w:val="00E0233C"/>
    <w:rsid w:val="00E0266B"/>
    <w:rsid w:val="00E02EC7"/>
    <w:rsid w:val="00E04067"/>
    <w:rsid w:val="00E0452D"/>
    <w:rsid w:val="00E04F04"/>
    <w:rsid w:val="00E05438"/>
    <w:rsid w:val="00E055AD"/>
    <w:rsid w:val="00E10E2A"/>
    <w:rsid w:val="00E12173"/>
    <w:rsid w:val="00E12195"/>
    <w:rsid w:val="00E13432"/>
    <w:rsid w:val="00E13B59"/>
    <w:rsid w:val="00E164D6"/>
    <w:rsid w:val="00E21794"/>
    <w:rsid w:val="00E21A94"/>
    <w:rsid w:val="00E21F0F"/>
    <w:rsid w:val="00E26A54"/>
    <w:rsid w:val="00E273AD"/>
    <w:rsid w:val="00E27A2A"/>
    <w:rsid w:val="00E27DAC"/>
    <w:rsid w:val="00E335CE"/>
    <w:rsid w:val="00E34DAC"/>
    <w:rsid w:val="00E35B96"/>
    <w:rsid w:val="00E4037C"/>
    <w:rsid w:val="00E43CD5"/>
    <w:rsid w:val="00E4466A"/>
    <w:rsid w:val="00E46CD3"/>
    <w:rsid w:val="00E5127A"/>
    <w:rsid w:val="00E512E7"/>
    <w:rsid w:val="00E53691"/>
    <w:rsid w:val="00E544B7"/>
    <w:rsid w:val="00E55AC5"/>
    <w:rsid w:val="00E55EC2"/>
    <w:rsid w:val="00E56C26"/>
    <w:rsid w:val="00E57E48"/>
    <w:rsid w:val="00E62914"/>
    <w:rsid w:val="00E62EF5"/>
    <w:rsid w:val="00E64A83"/>
    <w:rsid w:val="00E73317"/>
    <w:rsid w:val="00E7511C"/>
    <w:rsid w:val="00E82391"/>
    <w:rsid w:val="00E824A2"/>
    <w:rsid w:val="00E82CB2"/>
    <w:rsid w:val="00E82E99"/>
    <w:rsid w:val="00E8307A"/>
    <w:rsid w:val="00E83D6A"/>
    <w:rsid w:val="00E8427D"/>
    <w:rsid w:val="00E90C5F"/>
    <w:rsid w:val="00E91DC0"/>
    <w:rsid w:val="00E92B7B"/>
    <w:rsid w:val="00EA1A8D"/>
    <w:rsid w:val="00EA4E74"/>
    <w:rsid w:val="00EA56AC"/>
    <w:rsid w:val="00EA70F0"/>
    <w:rsid w:val="00EB277F"/>
    <w:rsid w:val="00EB45AD"/>
    <w:rsid w:val="00EB46B4"/>
    <w:rsid w:val="00EB4C85"/>
    <w:rsid w:val="00EB7112"/>
    <w:rsid w:val="00EB7A35"/>
    <w:rsid w:val="00EC0429"/>
    <w:rsid w:val="00EC1447"/>
    <w:rsid w:val="00EC2459"/>
    <w:rsid w:val="00EC6B0D"/>
    <w:rsid w:val="00EC6F01"/>
    <w:rsid w:val="00ED4083"/>
    <w:rsid w:val="00ED465F"/>
    <w:rsid w:val="00ED70B6"/>
    <w:rsid w:val="00ED7F60"/>
    <w:rsid w:val="00EE1D6A"/>
    <w:rsid w:val="00EE280C"/>
    <w:rsid w:val="00EE2BE4"/>
    <w:rsid w:val="00EE4F59"/>
    <w:rsid w:val="00EF10FD"/>
    <w:rsid w:val="00EF22BB"/>
    <w:rsid w:val="00EF2AEA"/>
    <w:rsid w:val="00EF6016"/>
    <w:rsid w:val="00EF786F"/>
    <w:rsid w:val="00F0030B"/>
    <w:rsid w:val="00F00BC4"/>
    <w:rsid w:val="00F01BC7"/>
    <w:rsid w:val="00F04E6B"/>
    <w:rsid w:val="00F0512C"/>
    <w:rsid w:val="00F0634A"/>
    <w:rsid w:val="00F07CD0"/>
    <w:rsid w:val="00F07E28"/>
    <w:rsid w:val="00F109D1"/>
    <w:rsid w:val="00F115AA"/>
    <w:rsid w:val="00F11C8F"/>
    <w:rsid w:val="00F133FD"/>
    <w:rsid w:val="00F13F4D"/>
    <w:rsid w:val="00F1400F"/>
    <w:rsid w:val="00F14C29"/>
    <w:rsid w:val="00F16EC1"/>
    <w:rsid w:val="00F241D4"/>
    <w:rsid w:val="00F24B6C"/>
    <w:rsid w:val="00F264A9"/>
    <w:rsid w:val="00F26C7F"/>
    <w:rsid w:val="00F2739E"/>
    <w:rsid w:val="00F3195B"/>
    <w:rsid w:val="00F31B24"/>
    <w:rsid w:val="00F33D5A"/>
    <w:rsid w:val="00F351DA"/>
    <w:rsid w:val="00F37D90"/>
    <w:rsid w:val="00F42B50"/>
    <w:rsid w:val="00F4751C"/>
    <w:rsid w:val="00F507F8"/>
    <w:rsid w:val="00F5211F"/>
    <w:rsid w:val="00F52762"/>
    <w:rsid w:val="00F52C64"/>
    <w:rsid w:val="00F52FC0"/>
    <w:rsid w:val="00F61DB6"/>
    <w:rsid w:val="00F624C3"/>
    <w:rsid w:val="00F635FD"/>
    <w:rsid w:val="00F6521D"/>
    <w:rsid w:val="00F65C9F"/>
    <w:rsid w:val="00F66ED7"/>
    <w:rsid w:val="00F70760"/>
    <w:rsid w:val="00F71C6A"/>
    <w:rsid w:val="00F72159"/>
    <w:rsid w:val="00F725F7"/>
    <w:rsid w:val="00F7300C"/>
    <w:rsid w:val="00F76DC0"/>
    <w:rsid w:val="00F80E07"/>
    <w:rsid w:val="00F81A70"/>
    <w:rsid w:val="00F832EE"/>
    <w:rsid w:val="00F838A9"/>
    <w:rsid w:val="00F83AE3"/>
    <w:rsid w:val="00F84850"/>
    <w:rsid w:val="00F8503F"/>
    <w:rsid w:val="00F90FF4"/>
    <w:rsid w:val="00F95018"/>
    <w:rsid w:val="00F96306"/>
    <w:rsid w:val="00F9683F"/>
    <w:rsid w:val="00FA0981"/>
    <w:rsid w:val="00FA699A"/>
    <w:rsid w:val="00FB0BD9"/>
    <w:rsid w:val="00FB1FE2"/>
    <w:rsid w:val="00FB4D62"/>
    <w:rsid w:val="00FB655C"/>
    <w:rsid w:val="00FB76BB"/>
    <w:rsid w:val="00FB7C69"/>
    <w:rsid w:val="00FC01A5"/>
    <w:rsid w:val="00FC350E"/>
    <w:rsid w:val="00FC56E8"/>
    <w:rsid w:val="00FC7158"/>
    <w:rsid w:val="00FD3CE0"/>
    <w:rsid w:val="00FD6098"/>
    <w:rsid w:val="00FD6AD1"/>
    <w:rsid w:val="00FD7F85"/>
    <w:rsid w:val="00FE270E"/>
    <w:rsid w:val="00FE3CFF"/>
    <w:rsid w:val="00FE53ED"/>
    <w:rsid w:val="00FE6BFF"/>
    <w:rsid w:val="00FF52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3777"/>
    <o:shapelayout v:ext="edit">
      <o:idmap v:ext="edit" data="1"/>
    </o:shapelayout>
  </w:shapeDefaults>
  <w:decimalSymbol w:val=","/>
  <w:listSeparator w:val=";"/>
  <w14:docId w14:val="350FC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ind w:left="708" w:hanging="1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Titre2"/>
    <w:next w:val="Normal"/>
    <w:link w:val="Titre1Car"/>
    <w:qFormat/>
    <w:rsid w:val="002D4D51"/>
    <w:pPr>
      <w:spacing w:after="120"/>
      <w:jc w:val="left"/>
      <w:outlineLvl w:val="0"/>
    </w:pPr>
    <w:rPr>
      <w:iCs/>
      <w:sz w:val="24"/>
      <w:szCs w:val="28"/>
    </w:rPr>
  </w:style>
  <w:style w:type="paragraph" w:styleId="Titre2">
    <w:name w:val="heading 2"/>
    <w:basedOn w:val="Titre3"/>
    <w:next w:val="Normal"/>
    <w:link w:val="Titre2Car"/>
    <w:unhideWhenUsed/>
    <w:qFormat/>
    <w:rsid w:val="00D60B9B"/>
    <w:pPr>
      <w:outlineLvl w:val="1"/>
    </w:pPr>
  </w:style>
  <w:style w:type="paragraph" w:styleId="Titre3">
    <w:name w:val="heading 3"/>
    <w:basedOn w:val="Normal"/>
    <w:next w:val="Normal"/>
    <w:link w:val="Titre3Car"/>
    <w:autoRedefine/>
    <w:qFormat/>
    <w:rsid w:val="002D4D51"/>
    <w:pPr>
      <w:keepNext/>
      <w:spacing w:before="120" w:after="60"/>
      <w:ind w:left="0" w:firstLine="0"/>
      <w:outlineLvl w:val="2"/>
    </w:pPr>
    <w:rPr>
      <w:rFonts w:ascii="CG Omega" w:eastAsia="Times New Roman" w:hAnsi="CG Omega" w:cs="Arial"/>
      <w:b/>
      <w:bCs/>
      <w:smallCaps/>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C5960"/>
    <w:pPr>
      <w:tabs>
        <w:tab w:val="center" w:pos="4536"/>
        <w:tab w:val="right" w:pos="9072"/>
      </w:tabs>
    </w:pPr>
  </w:style>
  <w:style w:type="character" w:customStyle="1" w:styleId="En-tteCar">
    <w:name w:val="En-tête Car"/>
    <w:basedOn w:val="Policepardfaut"/>
    <w:link w:val="En-tte"/>
    <w:uiPriority w:val="99"/>
    <w:rsid w:val="004C5960"/>
  </w:style>
  <w:style w:type="paragraph" w:styleId="Pieddepage">
    <w:name w:val="footer"/>
    <w:basedOn w:val="Normal"/>
    <w:link w:val="PieddepageCar"/>
    <w:uiPriority w:val="99"/>
    <w:unhideWhenUsed/>
    <w:rsid w:val="004C5960"/>
    <w:pPr>
      <w:tabs>
        <w:tab w:val="center" w:pos="4536"/>
        <w:tab w:val="right" w:pos="9072"/>
      </w:tabs>
    </w:pPr>
  </w:style>
  <w:style w:type="character" w:customStyle="1" w:styleId="PieddepageCar">
    <w:name w:val="Pied de page Car"/>
    <w:basedOn w:val="Policepardfaut"/>
    <w:link w:val="Pieddepage"/>
    <w:uiPriority w:val="99"/>
    <w:rsid w:val="004C5960"/>
  </w:style>
  <w:style w:type="paragraph" w:styleId="Paragraphedeliste">
    <w:name w:val="List Paragraph"/>
    <w:basedOn w:val="Normal"/>
    <w:uiPriority w:val="34"/>
    <w:qFormat/>
    <w:rsid w:val="004C5960"/>
    <w:pPr>
      <w:ind w:left="720"/>
      <w:contextualSpacing/>
    </w:pPr>
  </w:style>
  <w:style w:type="paragraph" w:styleId="Sansinterligne">
    <w:name w:val="No Spacing"/>
    <w:uiPriority w:val="1"/>
    <w:qFormat/>
    <w:rsid w:val="004C5960"/>
  </w:style>
  <w:style w:type="table" w:styleId="Grilledutableau">
    <w:name w:val="Table Grid"/>
    <w:basedOn w:val="TableauNormal"/>
    <w:uiPriority w:val="59"/>
    <w:rsid w:val="00713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332D0C"/>
    <w:rPr>
      <w:sz w:val="20"/>
      <w:szCs w:val="20"/>
    </w:rPr>
  </w:style>
  <w:style w:type="character" w:customStyle="1" w:styleId="NotedebasdepageCar">
    <w:name w:val="Note de bas de page Car"/>
    <w:basedOn w:val="Policepardfaut"/>
    <w:link w:val="Notedebasdepage"/>
    <w:uiPriority w:val="99"/>
    <w:semiHidden/>
    <w:rsid w:val="00332D0C"/>
    <w:rPr>
      <w:sz w:val="20"/>
      <w:szCs w:val="20"/>
    </w:rPr>
  </w:style>
  <w:style w:type="character" w:styleId="Appelnotedebasdep">
    <w:name w:val="footnote reference"/>
    <w:basedOn w:val="Policepardfaut"/>
    <w:uiPriority w:val="99"/>
    <w:semiHidden/>
    <w:unhideWhenUsed/>
    <w:rsid w:val="00332D0C"/>
    <w:rPr>
      <w:vertAlign w:val="superscript"/>
    </w:rPr>
  </w:style>
  <w:style w:type="paragraph" w:styleId="Notedefin">
    <w:name w:val="endnote text"/>
    <w:basedOn w:val="Normal"/>
    <w:link w:val="NotedefinCar"/>
    <w:uiPriority w:val="99"/>
    <w:semiHidden/>
    <w:unhideWhenUsed/>
    <w:rsid w:val="007E71DB"/>
    <w:rPr>
      <w:sz w:val="20"/>
      <w:szCs w:val="20"/>
    </w:rPr>
  </w:style>
  <w:style w:type="character" w:customStyle="1" w:styleId="NotedefinCar">
    <w:name w:val="Note de fin Car"/>
    <w:basedOn w:val="Policepardfaut"/>
    <w:link w:val="Notedefin"/>
    <w:uiPriority w:val="99"/>
    <w:semiHidden/>
    <w:rsid w:val="007E71DB"/>
    <w:rPr>
      <w:sz w:val="20"/>
      <w:szCs w:val="20"/>
    </w:rPr>
  </w:style>
  <w:style w:type="character" w:styleId="Appeldenotedefin">
    <w:name w:val="endnote reference"/>
    <w:basedOn w:val="Policepardfaut"/>
    <w:uiPriority w:val="99"/>
    <w:semiHidden/>
    <w:unhideWhenUsed/>
    <w:rsid w:val="007E71DB"/>
    <w:rPr>
      <w:vertAlign w:val="superscript"/>
    </w:rPr>
  </w:style>
  <w:style w:type="character" w:styleId="Marquedecommentaire">
    <w:name w:val="annotation reference"/>
    <w:basedOn w:val="Policepardfaut"/>
    <w:uiPriority w:val="99"/>
    <w:semiHidden/>
    <w:unhideWhenUsed/>
    <w:rsid w:val="00E83D6A"/>
    <w:rPr>
      <w:sz w:val="16"/>
      <w:szCs w:val="16"/>
    </w:rPr>
  </w:style>
  <w:style w:type="paragraph" w:styleId="Commentaire">
    <w:name w:val="annotation text"/>
    <w:basedOn w:val="Normal"/>
    <w:link w:val="CommentaireCar"/>
    <w:uiPriority w:val="99"/>
    <w:unhideWhenUsed/>
    <w:rsid w:val="00E83D6A"/>
    <w:rPr>
      <w:sz w:val="20"/>
      <w:szCs w:val="20"/>
    </w:rPr>
  </w:style>
  <w:style w:type="character" w:customStyle="1" w:styleId="CommentaireCar">
    <w:name w:val="Commentaire Car"/>
    <w:basedOn w:val="Policepardfaut"/>
    <w:link w:val="Commentaire"/>
    <w:uiPriority w:val="99"/>
    <w:rsid w:val="00E83D6A"/>
    <w:rPr>
      <w:sz w:val="20"/>
      <w:szCs w:val="20"/>
    </w:rPr>
  </w:style>
  <w:style w:type="paragraph" w:styleId="Objetducommentaire">
    <w:name w:val="annotation subject"/>
    <w:basedOn w:val="Commentaire"/>
    <w:next w:val="Commentaire"/>
    <w:link w:val="ObjetducommentaireCar"/>
    <w:uiPriority w:val="99"/>
    <w:semiHidden/>
    <w:unhideWhenUsed/>
    <w:rsid w:val="00E83D6A"/>
    <w:rPr>
      <w:b/>
      <w:bCs/>
    </w:rPr>
  </w:style>
  <w:style w:type="character" w:customStyle="1" w:styleId="ObjetducommentaireCar">
    <w:name w:val="Objet du commentaire Car"/>
    <w:basedOn w:val="CommentaireCar"/>
    <w:link w:val="Objetducommentaire"/>
    <w:uiPriority w:val="99"/>
    <w:semiHidden/>
    <w:rsid w:val="00E83D6A"/>
    <w:rPr>
      <w:b/>
      <w:bCs/>
      <w:sz w:val="20"/>
      <w:szCs w:val="20"/>
    </w:rPr>
  </w:style>
  <w:style w:type="paragraph" w:styleId="Textedebulles">
    <w:name w:val="Balloon Text"/>
    <w:basedOn w:val="Normal"/>
    <w:link w:val="TextedebullesCar"/>
    <w:uiPriority w:val="99"/>
    <w:semiHidden/>
    <w:unhideWhenUsed/>
    <w:rsid w:val="00E83D6A"/>
    <w:rPr>
      <w:rFonts w:ascii="Tahoma" w:hAnsi="Tahoma" w:cs="Tahoma"/>
      <w:sz w:val="16"/>
      <w:szCs w:val="16"/>
    </w:rPr>
  </w:style>
  <w:style w:type="character" w:customStyle="1" w:styleId="TextedebullesCar">
    <w:name w:val="Texte de bulles Car"/>
    <w:basedOn w:val="Policepardfaut"/>
    <w:link w:val="Textedebulles"/>
    <w:uiPriority w:val="99"/>
    <w:semiHidden/>
    <w:rsid w:val="00E83D6A"/>
    <w:rPr>
      <w:rFonts w:ascii="Tahoma" w:hAnsi="Tahoma" w:cs="Tahoma"/>
      <w:sz w:val="16"/>
      <w:szCs w:val="16"/>
    </w:rPr>
  </w:style>
  <w:style w:type="character" w:customStyle="1" w:styleId="Titre1Car">
    <w:name w:val="Titre 1 Car"/>
    <w:basedOn w:val="Policepardfaut"/>
    <w:link w:val="Titre1"/>
    <w:rsid w:val="002D4D51"/>
    <w:rPr>
      <w:rFonts w:ascii="CG Omega" w:eastAsia="Times New Roman" w:hAnsi="CG Omega" w:cs="Arial"/>
      <w:b/>
      <w:bCs/>
      <w:iCs/>
      <w:smallCaps/>
      <w:sz w:val="24"/>
      <w:szCs w:val="28"/>
    </w:rPr>
  </w:style>
  <w:style w:type="paragraph" w:styleId="En-ttedetabledesmatires">
    <w:name w:val="TOC Heading"/>
    <w:basedOn w:val="Titre1"/>
    <w:next w:val="Normal"/>
    <w:uiPriority w:val="39"/>
    <w:unhideWhenUsed/>
    <w:qFormat/>
    <w:rsid w:val="00E21A94"/>
    <w:pPr>
      <w:outlineLvl w:val="9"/>
    </w:pPr>
    <w:rPr>
      <w:lang w:eastAsia="fr-FR"/>
    </w:rPr>
  </w:style>
  <w:style w:type="character" w:styleId="Lienhypertexte">
    <w:name w:val="Hyperlink"/>
    <w:basedOn w:val="Policepardfaut"/>
    <w:uiPriority w:val="99"/>
    <w:unhideWhenUsed/>
    <w:rsid w:val="00C9676D"/>
    <w:rPr>
      <w:color w:val="0000FF" w:themeColor="hyperlink"/>
      <w:u w:val="single"/>
    </w:rPr>
  </w:style>
  <w:style w:type="character" w:styleId="Lienhypertextesuivivisit">
    <w:name w:val="FollowedHyperlink"/>
    <w:basedOn w:val="Policepardfaut"/>
    <w:uiPriority w:val="99"/>
    <w:semiHidden/>
    <w:unhideWhenUsed/>
    <w:rsid w:val="00052B49"/>
    <w:rPr>
      <w:color w:val="800080" w:themeColor="followedHyperlink"/>
      <w:u w:val="single"/>
    </w:rPr>
  </w:style>
  <w:style w:type="character" w:customStyle="1" w:styleId="Titre2Car">
    <w:name w:val="Titre 2 Car"/>
    <w:basedOn w:val="Policepardfaut"/>
    <w:link w:val="Titre2"/>
    <w:rsid w:val="00D60B9B"/>
    <w:rPr>
      <w:rFonts w:ascii="CG Omega" w:eastAsia="Times New Roman" w:hAnsi="CG Omega" w:cs="Arial"/>
      <w:b/>
      <w:bCs/>
      <w:smallCaps/>
      <w:szCs w:val="26"/>
    </w:rPr>
  </w:style>
  <w:style w:type="paragraph" w:styleId="TM2">
    <w:name w:val="toc 2"/>
    <w:basedOn w:val="Normal"/>
    <w:next w:val="Normal"/>
    <w:autoRedefine/>
    <w:uiPriority w:val="39"/>
    <w:unhideWhenUsed/>
    <w:rsid w:val="005A572A"/>
    <w:pPr>
      <w:spacing w:after="100"/>
      <w:ind w:left="220"/>
    </w:pPr>
  </w:style>
  <w:style w:type="paragraph" w:styleId="TM1">
    <w:name w:val="toc 1"/>
    <w:basedOn w:val="Normal"/>
    <w:next w:val="Normal"/>
    <w:autoRedefine/>
    <w:uiPriority w:val="39"/>
    <w:unhideWhenUsed/>
    <w:rsid w:val="005A572A"/>
    <w:pPr>
      <w:spacing w:after="100"/>
      <w:ind w:left="0"/>
    </w:pPr>
  </w:style>
  <w:style w:type="character" w:customStyle="1" w:styleId="Titre3Car">
    <w:name w:val="Titre 3 Car"/>
    <w:basedOn w:val="Policepardfaut"/>
    <w:link w:val="Titre3"/>
    <w:rsid w:val="002D4D51"/>
    <w:rPr>
      <w:rFonts w:ascii="CG Omega" w:eastAsia="Times New Roman" w:hAnsi="CG Omega" w:cs="Arial"/>
      <w:b/>
      <w:bCs/>
      <w:smallCaps/>
      <w:szCs w:val="26"/>
    </w:rPr>
  </w:style>
  <w:style w:type="paragraph" w:styleId="Rvision">
    <w:name w:val="Revision"/>
    <w:hidden/>
    <w:uiPriority w:val="99"/>
    <w:semiHidden/>
    <w:rsid w:val="00E46CD3"/>
    <w:pPr>
      <w:ind w:left="0" w:firstLine="0"/>
      <w:jc w:val="left"/>
    </w:pPr>
  </w:style>
  <w:style w:type="paragraph" w:customStyle="1" w:styleId="para1">
    <w:name w:val="para1"/>
    <w:basedOn w:val="Normal"/>
    <w:pPr>
      <w:overflowPunct w:val="0"/>
      <w:autoSpaceDE w:val="0"/>
      <w:autoSpaceDN w:val="0"/>
      <w:adjustRightInd w:val="0"/>
      <w:spacing w:after="240"/>
      <w:ind w:left="851" w:firstLine="0"/>
      <w:jc w:val="left"/>
      <w:textAlignment w:val="baseline"/>
    </w:pPr>
    <w:rPr>
      <w:rFonts w:ascii="Arial" w:eastAsia="Times New Roman" w:hAnsi="Arial" w:cs="Times New Roman"/>
      <w:sz w:val="24"/>
      <w:szCs w:val="20"/>
      <w:lang w:eastAsia="fr-FR"/>
    </w:rPr>
  </w:style>
  <w:style w:type="table" w:customStyle="1" w:styleId="Grilledutableau1">
    <w:name w:val="Grille du tableau1"/>
    <w:basedOn w:val="TableauNormal"/>
    <w:next w:val="Grilledutableau"/>
    <w:uiPriority w:val="59"/>
    <w:rsid w:val="00D370A5"/>
    <w:pPr>
      <w:ind w:left="0"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95FD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ind w:left="708" w:hanging="1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Titre2"/>
    <w:next w:val="Normal"/>
    <w:link w:val="Titre1Car"/>
    <w:qFormat/>
    <w:rsid w:val="002D4D51"/>
    <w:pPr>
      <w:spacing w:after="120"/>
      <w:jc w:val="left"/>
      <w:outlineLvl w:val="0"/>
    </w:pPr>
    <w:rPr>
      <w:iCs/>
      <w:sz w:val="24"/>
      <w:szCs w:val="28"/>
    </w:rPr>
  </w:style>
  <w:style w:type="paragraph" w:styleId="Titre2">
    <w:name w:val="heading 2"/>
    <w:basedOn w:val="Titre3"/>
    <w:next w:val="Normal"/>
    <w:link w:val="Titre2Car"/>
    <w:unhideWhenUsed/>
    <w:qFormat/>
    <w:rsid w:val="00D60B9B"/>
    <w:pPr>
      <w:outlineLvl w:val="1"/>
    </w:pPr>
  </w:style>
  <w:style w:type="paragraph" w:styleId="Titre3">
    <w:name w:val="heading 3"/>
    <w:basedOn w:val="Normal"/>
    <w:next w:val="Normal"/>
    <w:link w:val="Titre3Car"/>
    <w:autoRedefine/>
    <w:qFormat/>
    <w:rsid w:val="002D4D51"/>
    <w:pPr>
      <w:keepNext/>
      <w:spacing w:before="120" w:after="60"/>
      <w:ind w:left="0" w:firstLine="0"/>
      <w:outlineLvl w:val="2"/>
    </w:pPr>
    <w:rPr>
      <w:rFonts w:ascii="CG Omega" w:eastAsia="Times New Roman" w:hAnsi="CG Omega" w:cs="Arial"/>
      <w:b/>
      <w:bCs/>
      <w:smallCaps/>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C5960"/>
    <w:pPr>
      <w:tabs>
        <w:tab w:val="center" w:pos="4536"/>
        <w:tab w:val="right" w:pos="9072"/>
      </w:tabs>
    </w:pPr>
  </w:style>
  <w:style w:type="character" w:customStyle="1" w:styleId="En-tteCar">
    <w:name w:val="En-tête Car"/>
    <w:basedOn w:val="Policepardfaut"/>
    <w:link w:val="En-tte"/>
    <w:uiPriority w:val="99"/>
    <w:rsid w:val="004C5960"/>
  </w:style>
  <w:style w:type="paragraph" w:styleId="Pieddepage">
    <w:name w:val="footer"/>
    <w:basedOn w:val="Normal"/>
    <w:link w:val="PieddepageCar"/>
    <w:uiPriority w:val="99"/>
    <w:unhideWhenUsed/>
    <w:rsid w:val="004C5960"/>
    <w:pPr>
      <w:tabs>
        <w:tab w:val="center" w:pos="4536"/>
        <w:tab w:val="right" w:pos="9072"/>
      </w:tabs>
    </w:pPr>
  </w:style>
  <w:style w:type="character" w:customStyle="1" w:styleId="PieddepageCar">
    <w:name w:val="Pied de page Car"/>
    <w:basedOn w:val="Policepardfaut"/>
    <w:link w:val="Pieddepage"/>
    <w:uiPriority w:val="99"/>
    <w:rsid w:val="004C5960"/>
  </w:style>
  <w:style w:type="paragraph" w:styleId="Paragraphedeliste">
    <w:name w:val="List Paragraph"/>
    <w:basedOn w:val="Normal"/>
    <w:uiPriority w:val="34"/>
    <w:qFormat/>
    <w:rsid w:val="004C5960"/>
    <w:pPr>
      <w:ind w:left="720"/>
      <w:contextualSpacing/>
    </w:pPr>
  </w:style>
  <w:style w:type="paragraph" w:styleId="Sansinterligne">
    <w:name w:val="No Spacing"/>
    <w:uiPriority w:val="1"/>
    <w:qFormat/>
    <w:rsid w:val="004C5960"/>
  </w:style>
  <w:style w:type="table" w:styleId="Grilledutableau">
    <w:name w:val="Table Grid"/>
    <w:basedOn w:val="TableauNormal"/>
    <w:uiPriority w:val="59"/>
    <w:rsid w:val="00713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332D0C"/>
    <w:rPr>
      <w:sz w:val="20"/>
      <w:szCs w:val="20"/>
    </w:rPr>
  </w:style>
  <w:style w:type="character" w:customStyle="1" w:styleId="NotedebasdepageCar">
    <w:name w:val="Note de bas de page Car"/>
    <w:basedOn w:val="Policepardfaut"/>
    <w:link w:val="Notedebasdepage"/>
    <w:uiPriority w:val="99"/>
    <w:semiHidden/>
    <w:rsid w:val="00332D0C"/>
    <w:rPr>
      <w:sz w:val="20"/>
      <w:szCs w:val="20"/>
    </w:rPr>
  </w:style>
  <w:style w:type="character" w:styleId="Appelnotedebasdep">
    <w:name w:val="footnote reference"/>
    <w:basedOn w:val="Policepardfaut"/>
    <w:uiPriority w:val="99"/>
    <w:semiHidden/>
    <w:unhideWhenUsed/>
    <w:rsid w:val="00332D0C"/>
    <w:rPr>
      <w:vertAlign w:val="superscript"/>
    </w:rPr>
  </w:style>
  <w:style w:type="paragraph" w:styleId="Notedefin">
    <w:name w:val="endnote text"/>
    <w:basedOn w:val="Normal"/>
    <w:link w:val="NotedefinCar"/>
    <w:uiPriority w:val="99"/>
    <w:semiHidden/>
    <w:unhideWhenUsed/>
    <w:rsid w:val="007E71DB"/>
    <w:rPr>
      <w:sz w:val="20"/>
      <w:szCs w:val="20"/>
    </w:rPr>
  </w:style>
  <w:style w:type="character" w:customStyle="1" w:styleId="NotedefinCar">
    <w:name w:val="Note de fin Car"/>
    <w:basedOn w:val="Policepardfaut"/>
    <w:link w:val="Notedefin"/>
    <w:uiPriority w:val="99"/>
    <w:semiHidden/>
    <w:rsid w:val="007E71DB"/>
    <w:rPr>
      <w:sz w:val="20"/>
      <w:szCs w:val="20"/>
    </w:rPr>
  </w:style>
  <w:style w:type="character" w:styleId="Appeldenotedefin">
    <w:name w:val="endnote reference"/>
    <w:basedOn w:val="Policepardfaut"/>
    <w:uiPriority w:val="99"/>
    <w:semiHidden/>
    <w:unhideWhenUsed/>
    <w:rsid w:val="007E71DB"/>
    <w:rPr>
      <w:vertAlign w:val="superscript"/>
    </w:rPr>
  </w:style>
  <w:style w:type="character" w:styleId="Marquedecommentaire">
    <w:name w:val="annotation reference"/>
    <w:basedOn w:val="Policepardfaut"/>
    <w:uiPriority w:val="99"/>
    <w:semiHidden/>
    <w:unhideWhenUsed/>
    <w:rsid w:val="00E83D6A"/>
    <w:rPr>
      <w:sz w:val="16"/>
      <w:szCs w:val="16"/>
    </w:rPr>
  </w:style>
  <w:style w:type="paragraph" w:styleId="Commentaire">
    <w:name w:val="annotation text"/>
    <w:basedOn w:val="Normal"/>
    <w:link w:val="CommentaireCar"/>
    <w:uiPriority w:val="99"/>
    <w:unhideWhenUsed/>
    <w:rsid w:val="00E83D6A"/>
    <w:rPr>
      <w:sz w:val="20"/>
      <w:szCs w:val="20"/>
    </w:rPr>
  </w:style>
  <w:style w:type="character" w:customStyle="1" w:styleId="CommentaireCar">
    <w:name w:val="Commentaire Car"/>
    <w:basedOn w:val="Policepardfaut"/>
    <w:link w:val="Commentaire"/>
    <w:uiPriority w:val="99"/>
    <w:rsid w:val="00E83D6A"/>
    <w:rPr>
      <w:sz w:val="20"/>
      <w:szCs w:val="20"/>
    </w:rPr>
  </w:style>
  <w:style w:type="paragraph" w:styleId="Objetducommentaire">
    <w:name w:val="annotation subject"/>
    <w:basedOn w:val="Commentaire"/>
    <w:next w:val="Commentaire"/>
    <w:link w:val="ObjetducommentaireCar"/>
    <w:uiPriority w:val="99"/>
    <w:semiHidden/>
    <w:unhideWhenUsed/>
    <w:rsid w:val="00E83D6A"/>
    <w:rPr>
      <w:b/>
      <w:bCs/>
    </w:rPr>
  </w:style>
  <w:style w:type="character" w:customStyle="1" w:styleId="ObjetducommentaireCar">
    <w:name w:val="Objet du commentaire Car"/>
    <w:basedOn w:val="CommentaireCar"/>
    <w:link w:val="Objetducommentaire"/>
    <w:uiPriority w:val="99"/>
    <w:semiHidden/>
    <w:rsid w:val="00E83D6A"/>
    <w:rPr>
      <w:b/>
      <w:bCs/>
      <w:sz w:val="20"/>
      <w:szCs w:val="20"/>
    </w:rPr>
  </w:style>
  <w:style w:type="paragraph" w:styleId="Textedebulles">
    <w:name w:val="Balloon Text"/>
    <w:basedOn w:val="Normal"/>
    <w:link w:val="TextedebullesCar"/>
    <w:uiPriority w:val="99"/>
    <w:semiHidden/>
    <w:unhideWhenUsed/>
    <w:rsid w:val="00E83D6A"/>
    <w:rPr>
      <w:rFonts w:ascii="Tahoma" w:hAnsi="Tahoma" w:cs="Tahoma"/>
      <w:sz w:val="16"/>
      <w:szCs w:val="16"/>
    </w:rPr>
  </w:style>
  <w:style w:type="character" w:customStyle="1" w:styleId="TextedebullesCar">
    <w:name w:val="Texte de bulles Car"/>
    <w:basedOn w:val="Policepardfaut"/>
    <w:link w:val="Textedebulles"/>
    <w:uiPriority w:val="99"/>
    <w:semiHidden/>
    <w:rsid w:val="00E83D6A"/>
    <w:rPr>
      <w:rFonts w:ascii="Tahoma" w:hAnsi="Tahoma" w:cs="Tahoma"/>
      <w:sz w:val="16"/>
      <w:szCs w:val="16"/>
    </w:rPr>
  </w:style>
  <w:style w:type="character" w:customStyle="1" w:styleId="Titre1Car">
    <w:name w:val="Titre 1 Car"/>
    <w:basedOn w:val="Policepardfaut"/>
    <w:link w:val="Titre1"/>
    <w:rsid w:val="002D4D51"/>
    <w:rPr>
      <w:rFonts w:ascii="CG Omega" w:eastAsia="Times New Roman" w:hAnsi="CG Omega" w:cs="Arial"/>
      <w:b/>
      <w:bCs/>
      <w:iCs/>
      <w:smallCaps/>
      <w:sz w:val="24"/>
      <w:szCs w:val="28"/>
    </w:rPr>
  </w:style>
  <w:style w:type="paragraph" w:styleId="En-ttedetabledesmatires">
    <w:name w:val="TOC Heading"/>
    <w:basedOn w:val="Titre1"/>
    <w:next w:val="Normal"/>
    <w:uiPriority w:val="39"/>
    <w:unhideWhenUsed/>
    <w:qFormat/>
    <w:rsid w:val="00E21A94"/>
    <w:pPr>
      <w:outlineLvl w:val="9"/>
    </w:pPr>
    <w:rPr>
      <w:lang w:eastAsia="fr-FR"/>
    </w:rPr>
  </w:style>
  <w:style w:type="character" w:styleId="Lienhypertexte">
    <w:name w:val="Hyperlink"/>
    <w:basedOn w:val="Policepardfaut"/>
    <w:uiPriority w:val="99"/>
    <w:unhideWhenUsed/>
    <w:rsid w:val="00C9676D"/>
    <w:rPr>
      <w:color w:val="0000FF" w:themeColor="hyperlink"/>
      <w:u w:val="single"/>
    </w:rPr>
  </w:style>
  <w:style w:type="character" w:styleId="Lienhypertextesuivivisit">
    <w:name w:val="FollowedHyperlink"/>
    <w:basedOn w:val="Policepardfaut"/>
    <w:uiPriority w:val="99"/>
    <w:semiHidden/>
    <w:unhideWhenUsed/>
    <w:rsid w:val="00052B49"/>
    <w:rPr>
      <w:color w:val="800080" w:themeColor="followedHyperlink"/>
      <w:u w:val="single"/>
    </w:rPr>
  </w:style>
  <w:style w:type="character" w:customStyle="1" w:styleId="Titre2Car">
    <w:name w:val="Titre 2 Car"/>
    <w:basedOn w:val="Policepardfaut"/>
    <w:link w:val="Titre2"/>
    <w:rsid w:val="00D60B9B"/>
    <w:rPr>
      <w:rFonts w:ascii="CG Omega" w:eastAsia="Times New Roman" w:hAnsi="CG Omega" w:cs="Arial"/>
      <w:b/>
      <w:bCs/>
      <w:smallCaps/>
      <w:szCs w:val="26"/>
    </w:rPr>
  </w:style>
  <w:style w:type="paragraph" w:styleId="TM2">
    <w:name w:val="toc 2"/>
    <w:basedOn w:val="Normal"/>
    <w:next w:val="Normal"/>
    <w:autoRedefine/>
    <w:uiPriority w:val="39"/>
    <w:unhideWhenUsed/>
    <w:rsid w:val="005A572A"/>
    <w:pPr>
      <w:spacing w:after="100"/>
      <w:ind w:left="220"/>
    </w:pPr>
  </w:style>
  <w:style w:type="paragraph" w:styleId="TM1">
    <w:name w:val="toc 1"/>
    <w:basedOn w:val="Normal"/>
    <w:next w:val="Normal"/>
    <w:autoRedefine/>
    <w:uiPriority w:val="39"/>
    <w:unhideWhenUsed/>
    <w:rsid w:val="005A572A"/>
    <w:pPr>
      <w:spacing w:after="100"/>
      <w:ind w:left="0"/>
    </w:pPr>
  </w:style>
  <w:style w:type="character" w:customStyle="1" w:styleId="Titre3Car">
    <w:name w:val="Titre 3 Car"/>
    <w:basedOn w:val="Policepardfaut"/>
    <w:link w:val="Titre3"/>
    <w:rsid w:val="002D4D51"/>
    <w:rPr>
      <w:rFonts w:ascii="CG Omega" w:eastAsia="Times New Roman" w:hAnsi="CG Omega" w:cs="Arial"/>
      <w:b/>
      <w:bCs/>
      <w:smallCaps/>
      <w:szCs w:val="26"/>
    </w:rPr>
  </w:style>
  <w:style w:type="paragraph" w:styleId="Rvision">
    <w:name w:val="Revision"/>
    <w:hidden/>
    <w:uiPriority w:val="99"/>
    <w:semiHidden/>
    <w:rsid w:val="00E46CD3"/>
    <w:pPr>
      <w:ind w:left="0" w:firstLine="0"/>
      <w:jc w:val="left"/>
    </w:pPr>
  </w:style>
  <w:style w:type="paragraph" w:customStyle="1" w:styleId="para1">
    <w:name w:val="para1"/>
    <w:basedOn w:val="Normal"/>
    <w:pPr>
      <w:overflowPunct w:val="0"/>
      <w:autoSpaceDE w:val="0"/>
      <w:autoSpaceDN w:val="0"/>
      <w:adjustRightInd w:val="0"/>
      <w:spacing w:after="240"/>
      <w:ind w:left="851" w:firstLine="0"/>
      <w:jc w:val="left"/>
      <w:textAlignment w:val="baseline"/>
    </w:pPr>
    <w:rPr>
      <w:rFonts w:ascii="Arial" w:eastAsia="Times New Roman" w:hAnsi="Arial" w:cs="Times New Roman"/>
      <w:sz w:val="24"/>
      <w:szCs w:val="20"/>
      <w:lang w:eastAsia="fr-FR"/>
    </w:rPr>
  </w:style>
  <w:style w:type="table" w:customStyle="1" w:styleId="Grilledutableau1">
    <w:name w:val="Grille du tableau1"/>
    <w:basedOn w:val="TableauNormal"/>
    <w:next w:val="Grilledutableau"/>
    <w:uiPriority w:val="59"/>
    <w:rsid w:val="00D370A5"/>
    <w:pPr>
      <w:ind w:left="0"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95F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492810">
      <w:bodyDiv w:val="1"/>
      <w:marLeft w:val="0"/>
      <w:marRight w:val="0"/>
      <w:marTop w:val="0"/>
      <w:marBottom w:val="0"/>
      <w:divBdr>
        <w:top w:val="none" w:sz="0" w:space="0" w:color="auto"/>
        <w:left w:val="none" w:sz="0" w:space="0" w:color="auto"/>
        <w:bottom w:val="none" w:sz="0" w:space="0" w:color="auto"/>
        <w:right w:val="none" w:sz="0" w:space="0" w:color="auto"/>
      </w:divBdr>
    </w:div>
    <w:div w:id="805319545">
      <w:bodyDiv w:val="1"/>
      <w:marLeft w:val="0"/>
      <w:marRight w:val="0"/>
      <w:marTop w:val="0"/>
      <w:marBottom w:val="0"/>
      <w:divBdr>
        <w:top w:val="none" w:sz="0" w:space="0" w:color="auto"/>
        <w:left w:val="none" w:sz="0" w:space="0" w:color="auto"/>
        <w:bottom w:val="none" w:sz="0" w:space="0" w:color="auto"/>
        <w:right w:val="none" w:sz="0" w:space="0" w:color="auto"/>
      </w:divBdr>
    </w:div>
    <w:div w:id="895969533">
      <w:bodyDiv w:val="1"/>
      <w:marLeft w:val="0"/>
      <w:marRight w:val="0"/>
      <w:marTop w:val="0"/>
      <w:marBottom w:val="0"/>
      <w:divBdr>
        <w:top w:val="none" w:sz="0" w:space="0" w:color="auto"/>
        <w:left w:val="none" w:sz="0" w:space="0" w:color="auto"/>
        <w:bottom w:val="none" w:sz="0" w:space="0" w:color="auto"/>
        <w:right w:val="none" w:sz="0" w:space="0" w:color="auto"/>
      </w:divBdr>
    </w:div>
    <w:div w:id="1644457028">
      <w:bodyDiv w:val="1"/>
      <w:marLeft w:val="0"/>
      <w:marRight w:val="0"/>
      <w:marTop w:val="0"/>
      <w:marBottom w:val="0"/>
      <w:divBdr>
        <w:top w:val="none" w:sz="0" w:space="0" w:color="auto"/>
        <w:left w:val="none" w:sz="0" w:space="0" w:color="auto"/>
        <w:bottom w:val="none" w:sz="0" w:space="0" w:color="auto"/>
        <w:right w:val="none" w:sz="0" w:space="0" w:color="auto"/>
      </w:divBdr>
    </w:div>
    <w:div w:id="1663659083">
      <w:bodyDiv w:val="1"/>
      <w:marLeft w:val="0"/>
      <w:marRight w:val="0"/>
      <w:marTop w:val="0"/>
      <w:marBottom w:val="0"/>
      <w:divBdr>
        <w:top w:val="none" w:sz="0" w:space="0" w:color="auto"/>
        <w:left w:val="none" w:sz="0" w:space="0" w:color="auto"/>
        <w:bottom w:val="none" w:sz="0" w:space="0" w:color="auto"/>
        <w:right w:val="none" w:sz="0" w:space="0" w:color="auto"/>
      </w:divBdr>
    </w:div>
    <w:div w:id="1803111889">
      <w:bodyDiv w:val="1"/>
      <w:marLeft w:val="0"/>
      <w:marRight w:val="0"/>
      <w:marTop w:val="0"/>
      <w:marBottom w:val="0"/>
      <w:divBdr>
        <w:top w:val="none" w:sz="0" w:space="0" w:color="auto"/>
        <w:left w:val="none" w:sz="0" w:space="0" w:color="auto"/>
        <w:bottom w:val="none" w:sz="0" w:space="0" w:color="auto"/>
        <w:right w:val="none" w:sz="0" w:space="0" w:color="auto"/>
      </w:divBdr>
    </w:div>
    <w:div w:id="20914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gifrance.gouv.fr/jorf/id/JORFTEXT000000654584/" TargetMode="External"/><Relationship Id="rId117" Type="http://schemas.openxmlformats.org/officeDocument/2006/relationships/image" Target="media/image9.png"/><Relationship Id="rId21" Type="http://schemas.openxmlformats.org/officeDocument/2006/relationships/hyperlink" Target="https://www.legifrance.gouv.fr/affichCodeArticle.do?idArticle=LEGIARTI000006897011&amp;cidTexte=LEGITEXT000006074096&amp;dateTexte=20140519&amp;categorieLien=id&amp;oldAction=" TargetMode="External"/><Relationship Id="rId42" Type="http://schemas.openxmlformats.org/officeDocument/2006/relationships/hyperlink" Target="https://www.legifrance.gouv.fr/loda/id/JORFTEXT000000874060/2021-01-21/" TargetMode="External"/><Relationship Id="rId47" Type="http://schemas.openxmlformats.org/officeDocument/2006/relationships/hyperlink" Target="https://www.legifrance.gouv.fr/affichCodeArticle.do?idArticle=LEGIARTI000006897016&amp;cidTexte=LEGITEXT000006074096&amp;dateTexte=20140519&amp;categorieLien=id&amp;oldAction=" TargetMode="External"/><Relationship Id="rId63" Type="http://schemas.openxmlformats.org/officeDocument/2006/relationships/hyperlink" Target="https://www.legifrance.gouv.fr/loda/id/JORFTEXT000030160593?tab_selection=lawarticledecree&amp;searchField=ALL&amp;query=*&amp;searchProximity=&amp;searchType=ALL&amp;isAdvancedResult=&amp;isAdvancedResult=&amp;dateSignature=29%2F01%2F2015&amp;datePublication=&amp;nature=ARRETE&amp;typeRecherche=date&amp;dateVersion=21%2F01%2F2021&amp;typePagination=DEFAUT&amp;sortValue=SIGNATURE_DATE_DESC&amp;pageSize=10&amp;page=2&amp;tab_selection=lawarticledecree" TargetMode="External"/><Relationship Id="rId68" Type="http://schemas.openxmlformats.org/officeDocument/2006/relationships/hyperlink" Target="https://www.legifrance.gouv.fr/jorf/id/JORFTEXT000023471214" TargetMode="External"/><Relationship Id="rId84" Type="http://schemas.openxmlformats.org/officeDocument/2006/relationships/hyperlink" Target="https://www.legifrance.gouv.fr/jorf/id/JORFTEXT000000318525" TargetMode="External"/><Relationship Id="rId89" Type="http://schemas.openxmlformats.org/officeDocument/2006/relationships/hyperlink" Target="https://www.legifrance.gouv.fr/jorf/id/JORFTEXT000000318525" TargetMode="External"/><Relationship Id="rId112" Type="http://schemas.openxmlformats.org/officeDocument/2006/relationships/image" Target="media/image4.png"/><Relationship Id="rId16" Type="http://schemas.openxmlformats.org/officeDocument/2006/relationships/hyperlink" Target="https://www.legifrance.gouv.fr/affichCodeArticle.do?idArticle=LEGIARTI000006897012&amp;cidTexte=LEGITEXT000006074096&amp;dateTexte=20140519" TargetMode="External"/><Relationship Id="rId107" Type="http://schemas.openxmlformats.org/officeDocument/2006/relationships/hyperlink" Target="https://www.legifrance.gouv.fr/jo_pdf.do?id=JORFTEXT000036339197" TargetMode="External"/><Relationship Id="rId11" Type="http://schemas.openxmlformats.org/officeDocument/2006/relationships/hyperlink" Target="https://www.legifrance.gouv.fr/jo_pdf.do?id=JORFTEXT000031941446" TargetMode="External"/><Relationship Id="rId32" Type="http://schemas.openxmlformats.org/officeDocument/2006/relationships/hyperlink" Target="https://www.legifrance.gouv.fr/affichCodeArticle.do?idArticle=LEGIARTI000006897014&amp;cidTexte=LEGITEXT000006074096&amp;dateTexte=20140519&amp;categorieLien=id&amp;oldAction=&amp;nbResultRech=" TargetMode="External"/><Relationship Id="rId37" Type="http://schemas.openxmlformats.org/officeDocument/2006/relationships/hyperlink" Target="https://www.legifrance.gouv.fr/affichCodeArticle.do?idArticle=LEGIARTI000006896989&amp;cidTexte=LEGITEXT000006074096&amp;dateTexte=20140604&amp;categorieLien=id&amp;oldAction=&amp;nbResultRech=" TargetMode="External"/><Relationship Id="rId53" Type="http://schemas.openxmlformats.org/officeDocument/2006/relationships/hyperlink" Target="https://www.legifrance.gouv.fr/jo_pdf.do?id=JORFTEXT000032074630" TargetMode="External"/><Relationship Id="rId58" Type="http://schemas.openxmlformats.org/officeDocument/2006/relationships/hyperlink" Target="http://vosdroits.service-public.fr/particuliers/F2329.xhtml" TargetMode="External"/><Relationship Id="rId74" Type="http://schemas.openxmlformats.org/officeDocument/2006/relationships/hyperlink" Target="https://www.legifrance.gouv.fr/jo_pdf.do?id=JORFTEXT000031941446" TargetMode="External"/><Relationship Id="rId79" Type="http://schemas.openxmlformats.org/officeDocument/2006/relationships/hyperlink" Target="https://www.legifrance.gouv.fr/affichCodeArticle.do?idArticle=LEGIARTI000006896992&amp;cidTexte=LEGITEXT000006074096&amp;dateTexte=20140604&amp;categorieLien=id" TargetMode="External"/><Relationship Id="rId102" Type="http://schemas.openxmlformats.org/officeDocument/2006/relationships/hyperlink" Target="https://www.legifrance.gouv.fr/affichCodeArticle.do?idArticle=LEGIARTI000006898259&amp;cidTexte=LEGITEXT000006074096&amp;dateTexte=20140519&amp;categorieLien=id&amp;oldAction=&amp;nbResultRech=" TargetMode="External"/><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www.legifrance.gouv.fr/affichCodeArticle.do?idArticle=LEGIARTI000006898261&amp;cidTexte=LEGITEXT000006074096&amp;dateTexte=20140519&amp;categorieLien=id&amp;oldAction=&amp;nbResultRech=" TargetMode="External"/><Relationship Id="rId95" Type="http://schemas.openxmlformats.org/officeDocument/2006/relationships/hyperlink" Target="https://www.legifrance.gouv.fr/affichCodeArticle.do?idArticle=LEGIARTI000006897002&amp;cidTexte=LEGITEXT000006074096&amp;dateTexte=20140604&amp;categorieLien=id&amp;oldAction=&amp;nbResultRech=" TargetMode="External"/><Relationship Id="rId22" Type="http://schemas.openxmlformats.org/officeDocument/2006/relationships/hyperlink" Target="https://www.legifrance.gouv.fr/affichCodeArticle.do?idArticle=LEGIARTI000006896987&amp;cidTexte=LEGITEXT000006074096&amp;dateTexte=20140604&amp;categorieLien=id&amp;oldAction=" TargetMode="External"/><Relationship Id="rId27" Type="http://schemas.openxmlformats.org/officeDocument/2006/relationships/hyperlink" Target="https://www.legifrance.gouv.fr/loda/id/JORFTEXT000000591461/2021-01-21/" TargetMode="External"/><Relationship Id="rId43" Type="http://schemas.openxmlformats.org/officeDocument/2006/relationships/hyperlink" Target="https://www.legifrance.gouv.fr/loda/id/JORFTEXT000000591461/2021-01-21/" TargetMode="External"/><Relationship Id="rId48" Type="http://schemas.openxmlformats.org/officeDocument/2006/relationships/hyperlink" Target="https://www.legifrance.gouv.fr/affichCodeArticle.do?idArticle=LEGIARTI000006897016&amp;cidTexte=LEGITEXT000006074096&amp;dateTexte=20140519&amp;categorieLien=id&amp;oldAction=" TargetMode="External"/><Relationship Id="rId64" Type="http://schemas.openxmlformats.org/officeDocument/2006/relationships/hyperlink" Target="https://www.legifrance.gouv.fr/jorf/id/JORFTEXT000023471214" TargetMode="External"/><Relationship Id="rId69" Type="http://schemas.openxmlformats.org/officeDocument/2006/relationships/hyperlink" Target="https://www.legifrance.gouv.fr/loda/id/JORFTEXT000030160593?tab_selection=lawarticledecree&amp;searchField=ALL&amp;query=*&amp;searchProximity=&amp;searchType=ALL&amp;isAdvancedResult=&amp;isAdvancedResult=&amp;dateSignature=29%2F01%2F2015&amp;datePublication=&amp;nature=ARRETE&amp;typeRecherche=date&amp;dateVersion=21%2F01%2F2021&amp;typePagination=DEFAUT&amp;sortValue=SIGNATURE_DATE_DESC&amp;pageSize=10&amp;page=2&amp;tab_selection=lawarticledecree" TargetMode="External"/><Relationship Id="rId113" Type="http://schemas.openxmlformats.org/officeDocument/2006/relationships/image" Target="media/image5.png"/><Relationship Id="rId118" Type="http://schemas.openxmlformats.org/officeDocument/2006/relationships/image" Target="media/image10.png"/><Relationship Id="rId80" Type="http://schemas.openxmlformats.org/officeDocument/2006/relationships/hyperlink" Target="https://www.legifrance.gouv.fr/affichCodeArticle.do?idArticle=LEGIARTI000030623389&amp;cidTexte=LEGITEXT000006072026&amp;categorieLien=id&amp;dateTexte=" TargetMode="External"/><Relationship Id="rId85" Type="http://schemas.openxmlformats.org/officeDocument/2006/relationships/hyperlink" Target="https://www.legifrance.gouv.fr/jorf/id/JORFTEXT000000318525" TargetMode="External"/><Relationship Id="rId12" Type="http://schemas.openxmlformats.org/officeDocument/2006/relationships/hyperlink" Target="https://www.legifrance.gouv.fr/jo_pdf.do?id=JORFTEXT000032944919" TargetMode="External"/><Relationship Id="rId17" Type="http://schemas.openxmlformats.org/officeDocument/2006/relationships/hyperlink" Target="http://www.legifrance.gouv.fr/affichCodeArticle.do;jsessionid=523DC380C67ECCABD4C383B5BE62C77F.tpdjo14v_2?idArticle=LEGIARTI000006897012&amp;cidTexte=LEGITEXT000006074096&amp;dateTexte=20140519" TargetMode="External"/><Relationship Id="rId33" Type="http://schemas.openxmlformats.org/officeDocument/2006/relationships/hyperlink" Target="https://www.legifrance.gouv.fr/jorf/id/JORFTEXT000000654584/" TargetMode="External"/><Relationship Id="rId38" Type="http://schemas.openxmlformats.org/officeDocument/2006/relationships/hyperlink" Target="https://www.legifrance.gouv.fr/jorf/id/JORFTEXT000000481904/" TargetMode="External"/><Relationship Id="rId59" Type="http://schemas.openxmlformats.org/officeDocument/2006/relationships/hyperlink" Target="https://www.legifrance.gouv.fr/jo_pdf.do?id=JORFTEXT000036339197" TargetMode="External"/><Relationship Id="rId103" Type="http://schemas.openxmlformats.org/officeDocument/2006/relationships/hyperlink" Target="http://www.legifrance.gouv.fr/affichCodeArticle.do?idArticle=LEGIARTI000006897020&amp;cidTexte=LEGITEXT000006074096&amp;dateTexte=20140519&amp;categorieLien=id&amp;oldAction=&amp;nbResultRech=" TargetMode="External"/><Relationship Id="rId108" Type="http://schemas.openxmlformats.org/officeDocument/2006/relationships/footer" Target="footer1.xml"/><Relationship Id="rId54" Type="http://schemas.openxmlformats.org/officeDocument/2006/relationships/hyperlink" Target="https://www.legifrance.gouv.fr/affichCodeArticle.do?idArticle=LEGIARTI000006896985&amp;cidTexte=LEGITEXT000006074096&amp;dateTexte=20140604&amp;categorieLien=id&amp;oldAction=" TargetMode="External"/><Relationship Id="rId70" Type="http://schemas.openxmlformats.org/officeDocument/2006/relationships/hyperlink" Target="https://www.legifrance.gouv.fr/loda/id/JORFTEXT000023528161/2021-01-22/" TargetMode="External"/><Relationship Id="rId75" Type="http://schemas.openxmlformats.org/officeDocument/2006/relationships/hyperlink" Target="https://www.legifrance.gouv.fr/jo_pdf.do?id=JORFTEXT000032944919" TargetMode="External"/><Relationship Id="rId91" Type="http://schemas.openxmlformats.org/officeDocument/2006/relationships/hyperlink" Target="https://www.legifrance.gouv.fr/jorf/id/JORFTEXT000000318525" TargetMode="External"/><Relationship Id="rId96" Type="http://schemas.openxmlformats.org/officeDocument/2006/relationships/hyperlink" Target="https://www.legifrance.gouv.fr/affichCodeArticle.do?idArticle=LEGIARTI000006897002&amp;cidTexte=LEGITEXT000006074096&amp;dateTexte=20140604&amp;categorieLien=id&amp;oldAction=&amp;nbResultRech="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legifrance.gouv.fr/affichCodeArticle.do?idArticle=LEGIARTI000006897014&amp;cidTexte=LEGITEXT000006074096&amp;dateTexte=20140519&amp;categorieLien=id&amp;oldAction=&amp;nbResultRech=" TargetMode="External"/><Relationship Id="rId28" Type="http://schemas.openxmlformats.org/officeDocument/2006/relationships/hyperlink" Target="https://www.legifrance.gouv.fr/jorf/id/JORFTEXT000000163686/" TargetMode="External"/><Relationship Id="rId49" Type="http://schemas.openxmlformats.org/officeDocument/2006/relationships/hyperlink" Target="https://www.legifrance.gouv.fr/affichCodeArticle.do?idArticle=LEGIARTI000006897016&amp;cidTexte=LEGITEXT000006074096&amp;dateTexte=20140519&amp;categorieLien=id&amp;oldAction=" TargetMode="External"/><Relationship Id="rId114" Type="http://schemas.openxmlformats.org/officeDocument/2006/relationships/image" Target="media/image6.png"/><Relationship Id="rId119" Type="http://schemas.openxmlformats.org/officeDocument/2006/relationships/image" Target="media/image11.png"/><Relationship Id="rId44" Type="http://schemas.openxmlformats.org/officeDocument/2006/relationships/hyperlink" Target="https://www.legifrance.gouv.fr/jorf/id/JORFTEXT000000690757/" TargetMode="External"/><Relationship Id="rId60" Type="http://schemas.openxmlformats.org/officeDocument/2006/relationships/hyperlink" Target="http://www.legifrance.gouv.fr/affichCodeArticle.do?idArticle=LEGIARTI000006897018&amp;cidTexte=LEGITEXT000006074096&amp;dateTexte=20140519&amp;categorieLien=id&amp;oldAction=&amp;nbResultRech=" TargetMode="External"/><Relationship Id="rId65" Type="http://schemas.openxmlformats.org/officeDocument/2006/relationships/hyperlink" Target="https://www.legifrance.gouv.fr/loda/id/JORFTEXT000030160593?tab_selection=lawarticledecree&amp;searchField=ALL&amp;query=*&amp;searchProximity=&amp;searchType=ALL&amp;isAdvancedResult=&amp;isAdvancedResult=&amp;dateSignature=29%2F01%2F2015&amp;datePublication=&amp;nature=ARRETE&amp;typeRecherche=date&amp;dateVersion=21%2F01%2F2021&amp;typePagination=DEFAUT&amp;sortValue=SIGNATURE_DATE_DESC&amp;pageSize=10&amp;page=2&amp;tab_selection=lawarticledecree" TargetMode="External"/><Relationship Id="rId81" Type="http://schemas.openxmlformats.org/officeDocument/2006/relationships/hyperlink" Target="https://www.legifrance.gouv.fr/jorf/id/JORFTEXT000000318525" TargetMode="External"/><Relationship Id="rId86" Type="http://schemas.openxmlformats.org/officeDocument/2006/relationships/hyperlink" Target="https://www.legifrance.gouv.fr/jorf/id/JORFTEXT000000540767" TargetMode="External"/><Relationship Id="rId130" Type="http://schemas.microsoft.com/office/2011/relationships/commentsExtended" Target="commentsExtended.xml"/><Relationship Id="rId13" Type="http://schemas.openxmlformats.org/officeDocument/2006/relationships/hyperlink" Target="http://www.legifrance.gouv.fr/affichCodeArticle.do?cidTexte=LEGITEXT000006074096&amp;idArticle=LEGIARTI000006825071&amp;dateTexte=&amp;categorieLien=cid" TargetMode="External"/><Relationship Id="rId18" Type="http://schemas.openxmlformats.org/officeDocument/2006/relationships/hyperlink" Target="https://www.legifrance.gouv.fr/affichCodeArticle.do?idArticle=LEGIARTI000006896987&amp;cidTexte=LEGITEXT000006074096&amp;dateTexte=20140604&amp;categorieLien=id&amp;oldAction=" TargetMode="External"/><Relationship Id="rId39" Type="http://schemas.openxmlformats.org/officeDocument/2006/relationships/hyperlink" Target="https://www.legifrance.gouv.fr/loda/id/JORFTEXT000000591461/2021-01-21/" TargetMode="External"/><Relationship Id="rId109" Type="http://schemas.openxmlformats.org/officeDocument/2006/relationships/image" Target="media/image1.png"/><Relationship Id="rId34" Type="http://schemas.openxmlformats.org/officeDocument/2006/relationships/hyperlink" Target="https://www.legifrance.gouv.fr/affichCodeArticle.do?idArticle=LEGIARTI000006896987&amp;cidTexte=LEGITEXT000006074096&amp;dateTexte=20140604&amp;categorieLien=id&amp;oldAction=" TargetMode="External"/><Relationship Id="rId50" Type="http://schemas.openxmlformats.org/officeDocument/2006/relationships/hyperlink" Target="https://www.legifrance.gouv.fr/jorf/id/JORFTEXT000000318525" TargetMode="External"/><Relationship Id="rId55" Type="http://schemas.openxmlformats.org/officeDocument/2006/relationships/hyperlink" Target="https://www.legifrance.gouv.fr/affichCodeArticle.do?idArticle=LEGIARTI000006896985&amp;cidTexte=LEGITEXT000006074096&amp;dateTexte=20140604&amp;categorieLien=id&amp;oldAction=" TargetMode="External"/><Relationship Id="rId76" Type="http://schemas.openxmlformats.org/officeDocument/2006/relationships/hyperlink" Target="http://vosdroits.service-public.fr/particuliers/F2329.xhtml" TargetMode="External"/><Relationship Id="rId97" Type="http://schemas.openxmlformats.org/officeDocument/2006/relationships/hyperlink" Target="https://www.legifrance.gouv.fr/jorf/id/JORFTEXT000000318525" TargetMode="External"/><Relationship Id="rId104" Type="http://schemas.openxmlformats.org/officeDocument/2006/relationships/hyperlink" Target="https://www.legifrance.gouv.fr/jorf/id/JORFTEXT000000318525" TargetMode="External"/><Relationship Id="rId120" Type="http://schemas.openxmlformats.org/officeDocument/2006/relationships/image" Target="media/image12.png"/><Relationship Id="rId7" Type="http://schemas.openxmlformats.org/officeDocument/2006/relationships/footnotes" Target="footnotes.xml"/><Relationship Id="rId71" Type="http://schemas.openxmlformats.org/officeDocument/2006/relationships/hyperlink" Target="https://www.legifrance.gouv.fr/loda/id/JORFTEXT000030160593?tab_selection=lawarticledecree&amp;searchField=ALL&amp;quer" TargetMode="External"/><Relationship Id="rId92" Type="http://schemas.openxmlformats.org/officeDocument/2006/relationships/hyperlink" Target="https://www.legifrance.gouv.fr/jorf/id/JORFTEXT000000540767" TargetMode="External"/><Relationship Id="rId2" Type="http://schemas.openxmlformats.org/officeDocument/2006/relationships/numbering" Target="numbering.xml"/><Relationship Id="rId29" Type="http://schemas.openxmlformats.org/officeDocument/2006/relationships/hyperlink" Target="https://www.legifrance.gouv.fr/affichCodeArticle.do?idArticle=LEGIARTI000006896987&amp;cidTexte=LEGITEXT000006074096&amp;dateTexte=20140604&amp;categorieLien=id&amp;oldAction=" TargetMode="External"/><Relationship Id="rId24" Type="http://schemas.openxmlformats.org/officeDocument/2006/relationships/hyperlink" Target="https://www.legifrance.gouv.fr/loda/id/JORFTEXT000000874060/2021-02-02/" TargetMode="External"/><Relationship Id="rId40" Type="http://schemas.openxmlformats.org/officeDocument/2006/relationships/hyperlink" Target="https://www.legifrance.gouv.fr/affichCodeArticle.do?idArticle=LEGIARTI000006896989&amp;cidTexte=LEGITEXT000006074096&amp;dateTexte=20140604&amp;categorieLien=id&amp;oldAction=&amp;nbResultRech=" TargetMode="External"/><Relationship Id="rId45" Type="http://schemas.openxmlformats.org/officeDocument/2006/relationships/hyperlink" Target="https://www.legifrance.gouv.fr/affichCodeArticle.do?idArticle=LEGIARTI000006897010&amp;cidTexte=LEGITEXT000006074096&amp;dateTexte=20140519&amp;categorieLien=id&amp;oldAction=" TargetMode="External"/><Relationship Id="rId66" Type="http://schemas.openxmlformats.org/officeDocument/2006/relationships/hyperlink" Target="https://www.legifrance.gouv.fr/jorf/id/JORFTEXT000023471214" TargetMode="External"/><Relationship Id="rId87" Type="http://schemas.openxmlformats.org/officeDocument/2006/relationships/hyperlink" Target="https://www.legifrance.gouv.fr/jorf/id/JORFTEXT000000318525" TargetMode="External"/><Relationship Id="rId110" Type="http://schemas.openxmlformats.org/officeDocument/2006/relationships/image" Target="media/image2.png"/><Relationship Id="rId115" Type="http://schemas.openxmlformats.org/officeDocument/2006/relationships/image" Target="media/image7.png"/><Relationship Id="rId131" Type="http://schemas.microsoft.com/office/2011/relationships/people" Target="people.xml"/><Relationship Id="rId61" Type="http://schemas.openxmlformats.org/officeDocument/2006/relationships/hyperlink" Target="https://www.legifrance.gouv.fr/affichCodeArticle.do?idArticle=LEGIARTI000006897018&amp;cidTexte=LEGITEXT000006074096&amp;dateTexte=20140519&amp;categorieLien=id" TargetMode="External"/><Relationship Id="rId82" Type="http://schemas.openxmlformats.org/officeDocument/2006/relationships/hyperlink" Target="https://www.legifrance.gouv.fr/jorf/id/JORFTEXT000000318525" TargetMode="External"/><Relationship Id="rId19" Type="http://schemas.openxmlformats.org/officeDocument/2006/relationships/hyperlink" Target="https://www.legifrance.gouv.fr/affichCodeArticle.do?idArticle=LEGIARTI000006897000&amp;cidTexte=LEGITEXT000006074096&amp;dateTexte=20140604&amp;categorieLien=id&amp;oldAction=&amp;nbResultRech=" TargetMode="External"/><Relationship Id="rId14" Type="http://schemas.openxmlformats.org/officeDocument/2006/relationships/hyperlink" Target="https://www.legifrance.gouv.fr/jo_pdf.do?id=JORFTEXT000000540767&amp;pageCourante=06554" TargetMode="External"/><Relationship Id="rId30" Type="http://schemas.openxmlformats.org/officeDocument/2006/relationships/hyperlink" Target="https://www.legifrance.gouv.fr/loda/id/JORFTEXT000000874060/2021-01-21/" TargetMode="External"/><Relationship Id="rId35" Type="http://schemas.openxmlformats.org/officeDocument/2006/relationships/hyperlink" Target="https://www.legifrance.gouv.fr/affichCodeArticle.do?idArticle=LEGIARTI000006897019&amp;cidTexte=LEGITEXT000006074096&amp;dateTexte=20140519&amp;categorieLien=id&amp;oldAction=&amp;nbResultRech=" TargetMode="External"/><Relationship Id="rId56" Type="http://schemas.openxmlformats.org/officeDocument/2006/relationships/hyperlink" Target="https://www.legifrance.gouv.fr/jorf/id/JORFTEXT000000318525" TargetMode="External"/><Relationship Id="rId77" Type="http://schemas.openxmlformats.org/officeDocument/2006/relationships/hyperlink" Target="https://www.legifrance.gouv.fr/jo_pdf.do?id=JORFTEXT000036339197" TargetMode="External"/><Relationship Id="rId100" Type="http://schemas.openxmlformats.org/officeDocument/2006/relationships/hyperlink" Target="https://www.legifrance.gouv.fr/affichCodeArticle.do?idArticle=LEGIARTI000006898259&amp;cidTexte=LEGITEXT000006074096&amp;dateTexte=20140519&amp;categorieLien=id&amp;oldAction=" TargetMode="External"/><Relationship Id="rId105" Type="http://schemas.openxmlformats.org/officeDocument/2006/relationships/hyperlink" Target="https://www.legifrance.gouv.fr/affichCodeArticle.do?idArticle=LEGIARTI000023633444&amp;cidTexte=LEGITEXT000006074096&amp;dateTexte=20140519&amp;categorieLien=id&amp;oldAction=&amp;nbResultRech=" TargetMode="External"/><Relationship Id="rId8" Type="http://schemas.openxmlformats.org/officeDocument/2006/relationships/endnotes" Target="endnotes.xml"/><Relationship Id="rId51" Type="http://schemas.openxmlformats.org/officeDocument/2006/relationships/hyperlink" Target="https://www.legifrance.gouv.fr/affichCodeArticle.do;jsessionid=4E5AC0BD07960DC6812F27BD39BA71DF.tpdjo13v_1?idArticle=LEGIARTI000006897016&amp;cidTexte=LEGITEXT000006074096&amp;dateTexte=20140519&amp;categorieLien=id&amp;oldAction=" TargetMode="External"/><Relationship Id="rId72" Type="http://schemas.openxmlformats.org/officeDocument/2006/relationships/hyperlink" Target="https://www.legifrance.gouv.fr/jorf/id/JORFTEXT000023631230" TargetMode="External"/><Relationship Id="rId93" Type="http://schemas.openxmlformats.org/officeDocument/2006/relationships/hyperlink" Target="https://www.legifrance.gouv.fr/jo_pdf.do?id=JORFTEXT000000318525&amp;pageCourante=09130" TargetMode="External"/><Relationship Id="rId98" Type="http://schemas.openxmlformats.org/officeDocument/2006/relationships/hyperlink" Target="https://www.legifrance.gouv.fr/affichCodeArticle.do?idArticle=LEGIARTI000006896987&amp;cidTexte=LEGITEXT000006074096&amp;dateTexte=20140604&amp;categorieLien=id&amp;oldAction=" TargetMode="External"/><Relationship Id="rId121" Type="http://schemas.openxmlformats.org/officeDocument/2006/relationships/image" Target="media/image13.png"/><Relationship Id="rId3" Type="http://schemas.openxmlformats.org/officeDocument/2006/relationships/styles" Target="styles.xml"/><Relationship Id="rId25" Type="http://schemas.openxmlformats.org/officeDocument/2006/relationships/hyperlink" Target="https://www.legifrance.gouv.fr/jorf/id/JORFTEXT000000654584/" TargetMode="External"/><Relationship Id="rId46" Type="http://schemas.openxmlformats.org/officeDocument/2006/relationships/hyperlink" Target="https://www.legifrance.gouv.fr/affichCodeArticle.do?idArticle=LEGIARTI000006897016&amp;cidTexte=LEGITEXT000006074096&amp;dateTexte=20140519&amp;categorieLien=id&amp;oldAction=" TargetMode="External"/><Relationship Id="rId67" Type="http://schemas.openxmlformats.org/officeDocument/2006/relationships/hyperlink" Target="https://www.legifrance.gouv.fr/loda/id/JORFTEXT000030160593?tab_selection=lawarticledecree&amp;searchField=ALL&amp;query=*&amp;searchProximity=&amp;searchType=ALL&amp;isAdvancedResult=&amp;isAdvancedResult=&amp;dateSignature=29%2F01%2F2015&amp;datePublication=&amp;nature=ARRETE&amp;typeRecherche=date&amp;dateVersion=21%2F01%2F2021&amp;typePagination=DEFAUT&amp;sortValue=SIGNATURE_DATE_DESC&amp;pageSize=10&amp;page=2&amp;tab_selection=lawarticledecree" TargetMode="External"/><Relationship Id="rId116" Type="http://schemas.openxmlformats.org/officeDocument/2006/relationships/image" Target="media/image8.png"/><Relationship Id="rId20" Type="http://schemas.openxmlformats.org/officeDocument/2006/relationships/hyperlink" Target="https://www.legifrance.gouv.fr/affichCodeArticle.do?idArticle=LEGIARTI000006897011&amp;cidTexte=LEGITEXT000006074096&amp;dateTexte=20140519&amp;categorieLien=id&amp;oldAction=" TargetMode="External"/><Relationship Id="rId41" Type="http://schemas.openxmlformats.org/officeDocument/2006/relationships/hyperlink" Target="https://www.legifrance.gouv.fr/loda/id/JORFTEXT000000874060/2021-01-21/" TargetMode="External"/><Relationship Id="rId62" Type="http://schemas.openxmlformats.org/officeDocument/2006/relationships/hyperlink" Target="https://www.legifrance.gouv.fr/jorf/id/JORFTEXT000023471214" TargetMode="External"/><Relationship Id="rId83" Type="http://schemas.openxmlformats.org/officeDocument/2006/relationships/hyperlink" Target="https://www.legifrance.gouv.fr/jorf/id/JORFTEXT000000318525" TargetMode="External"/><Relationship Id="rId88" Type="http://schemas.openxmlformats.org/officeDocument/2006/relationships/hyperlink" Target="http://www.legifrance.gouv.fr/affichCodeArticle.do?idArticle=LEGIARTI000006898249&amp;cidTexte=LEGITEXT000006074096&amp;dateTexte=20140604&amp;categorieLien=id&amp;oldAction=&amp;nbResultRech=" TargetMode="External"/><Relationship Id="rId111" Type="http://schemas.openxmlformats.org/officeDocument/2006/relationships/image" Target="media/image3.png"/><Relationship Id="rId15" Type="http://schemas.openxmlformats.org/officeDocument/2006/relationships/hyperlink" Target="https://www.legifrance.gouv.fr/affichCodeArticle.do?idArticle=LEGIARTI000006896991&amp;cidTexte=LEGITEXT000006074096&amp;dateTexte=20140604" TargetMode="External"/><Relationship Id="rId36" Type="http://schemas.openxmlformats.org/officeDocument/2006/relationships/hyperlink" Target="http://www.legifrance.gouv.fr/affichJuriJudi.do?oldAction=rechJuriJudi&amp;idTexte=JURITEXT000007029429&amp;fastReqId=2042385458&amp;fastPos=1" TargetMode="External"/><Relationship Id="rId57" Type="http://schemas.openxmlformats.org/officeDocument/2006/relationships/hyperlink" Target="https://www.legifrance.gouv.fr/jorf/jo/period/?datePubli=29%2F07%2F2015+%3E+29%2F07%2F2015" TargetMode="External"/><Relationship Id="rId106" Type="http://schemas.openxmlformats.org/officeDocument/2006/relationships/hyperlink" Target="https://www.legifrance.gouv.fr/jo_pdf.do?id=JORFTEXT000036339197" TargetMode="External"/><Relationship Id="rId10" Type="http://schemas.openxmlformats.org/officeDocument/2006/relationships/hyperlink" Target="https://www.legifrance.gouv.fr/jo_pdf.do?id=JORFTEXT000032074630" TargetMode="External"/><Relationship Id="rId31" Type="http://schemas.openxmlformats.org/officeDocument/2006/relationships/hyperlink" Target="https://www.legifrance.gouv.fr/affichCodeArticle.do?idArticle=LEGIARTI000006897014&amp;cidTexte=LEGITEXT000006074096&amp;dateTexte=20140519&amp;categorieLien=id&amp;oldAction=&amp;nbResultRech=" TargetMode="External"/><Relationship Id="rId52" Type="http://schemas.openxmlformats.org/officeDocument/2006/relationships/hyperlink" Target="https://www.legifrance.gouv.fr/jo_pdf.do?id=JORFTEXT000032074630" TargetMode="External"/><Relationship Id="rId73" Type="http://schemas.openxmlformats.org/officeDocument/2006/relationships/hyperlink" Target="https://www.legifrance.gouv.fr/loda/id/JORFTEXT000030160593?tab_selection=lawarticledecree&amp;searchField=ALL&amp;quer" TargetMode="External"/><Relationship Id="rId78" Type="http://schemas.openxmlformats.org/officeDocument/2006/relationships/hyperlink" Target="http://www.legifrance.gouv.fr/affichCodeArticle.do?cidTexte=LEGITEXT000006073189&amp;idArticle=LEGIARTI000019298443&amp;dateTexte=" TargetMode="External"/><Relationship Id="rId94" Type="http://schemas.openxmlformats.org/officeDocument/2006/relationships/hyperlink" Target="https://www.legifrance.gouv.fr/jorf/id/JORFTEXT000000318525" TargetMode="External"/><Relationship Id="rId99" Type="http://schemas.openxmlformats.org/officeDocument/2006/relationships/hyperlink" Target="https://www.legifrance.gouv.fr/affichCodeArticle.do?idArticle=LEGIARTI000006898257&amp;cidTexte=LEGITEXT000006074096&amp;dateTexte=20140519&amp;categorieLien=id&amp;oldAction=" TargetMode="External"/><Relationship Id="rId101" Type="http://schemas.openxmlformats.org/officeDocument/2006/relationships/hyperlink" Target="https://www.legifrance.gouv.fr/affichCodeArticle.do?idArticle=LEGIARTI000006898259&amp;cidTexte=LEGITEXT000006074096&amp;dateTexte=20140519&amp;categorieLien=id&amp;oldAction=&amp;nbResultRech=" TargetMode="External"/><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legifrance.gouv.fr/jo_pdf.do?id=JORFTEXT00003633919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circulaire.legifrance.gouv.fr/" TargetMode="External"/><Relationship Id="rId1" Type="http://schemas.openxmlformats.org/officeDocument/2006/relationships/hyperlink" Target="http://www.legifrance.gouv.fr/affichTexte.do?cidTexte=JORFTEXT000019900707"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A9416-511D-4D3A-B2DE-C423DFA66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10670</Words>
  <Characters>58690</Characters>
  <Application>Microsoft Office Word</Application>
  <DocSecurity>0</DocSecurity>
  <Lines>489</Lines>
  <Paragraphs>138</Paragraphs>
  <ScaleCrop>false</ScaleCrop>
  <HeadingPairs>
    <vt:vector size="2" baseType="variant">
      <vt:variant>
        <vt:lpstr>Titre</vt:lpstr>
      </vt:variant>
      <vt:variant>
        <vt:i4>1</vt:i4>
      </vt:variant>
    </vt:vector>
  </HeadingPairs>
  <TitlesOfParts>
    <vt:vector size="1" baseType="lpstr">
      <vt:lpstr/>
    </vt:vector>
  </TitlesOfParts>
  <Company>DG Tresor</Company>
  <LinksUpToDate>false</LinksUpToDate>
  <CharactersWithSpaces>69222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ROSE</dc:creator>
  <cp:lastModifiedBy>Didier COQUET</cp:lastModifiedBy>
  <cp:revision>2</cp:revision>
  <cp:lastPrinted>2017-07-21T07:24:00Z</cp:lastPrinted>
  <dcterms:created xsi:type="dcterms:W3CDTF">2021-02-05T13:11:00Z</dcterms:created>
  <dcterms:modified xsi:type="dcterms:W3CDTF">2021-02-05T13:11:00Z</dcterms:modified>
</cp:coreProperties>
</file>